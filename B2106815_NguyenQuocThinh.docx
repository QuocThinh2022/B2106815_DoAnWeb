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173C0" w14:textId="751E9331" w:rsidR="006F460A" w:rsidRPr="00AA1266" w:rsidRDefault="00AA1266" w:rsidP="00AA1266">
      <w:pPr>
        <w:jc w:val="center"/>
        <w:rPr>
          <w:rFonts w:hint="eastAsia"/>
          <w:b/>
          <w:bCs/>
          <w:sz w:val="36"/>
          <w:szCs w:val="36"/>
        </w:rPr>
      </w:pPr>
      <w:r w:rsidRPr="00AA1266">
        <w:rPr>
          <w:b/>
          <w:bCs/>
          <w:sz w:val="36"/>
          <w:szCs w:val="36"/>
        </w:rPr>
        <w:t>ĐẠI HỌC CẦN THƠ</w:t>
      </w:r>
    </w:p>
    <w:p w14:paraId="29A4EB26" w14:textId="0AE7A25C" w:rsidR="00AA1266" w:rsidRPr="00AA1266" w:rsidRDefault="00AA1266" w:rsidP="00AA1266">
      <w:pPr>
        <w:jc w:val="center"/>
        <w:rPr>
          <w:rFonts w:hint="eastAsia"/>
          <w:b/>
          <w:bCs/>
          <w:sz w:val="36"/>
          <w:szCs w:val="36"/>
        </w:rPr>
      </w:pPr>
      <w:r w:rsidRPr="00AA1266">
        <w:rPr>
          <w:b/>
          <w:bCs/>
          <w:sz w:val="36"/>
          <w:szCs w:val="36"/>
        </w:rPr>
        <w:t>TRƯỜNG CÔNG NGHỆ THÔNG TIN &amp; TRUYỀN THÔNG</w:t>
      </w:r>
    </w:p>
    <w:p w14:paraId="6AAFE76C" w14:textId="77777777" w:rsidR="00AA1266" w:rsidRDefault="00AA1266" w:rsidP="00AA1266">
      <w:pPr>
        <w:rPr>
          <w:rFonts w:hint="eastAsia"/>
          <w:b/>
          <w:bCs/>
        </w:rPr>
      </w:pPr>
    </w:p>
    <w:p w14:paraId="6F386A68" w14:textId="77777777" w:rsidR="00AA1266" w:rsidRDefault="00AA1266" w:rsidP="00AA1266">
      <w:pPr>
        <w:jc w:val="center"/>
        <w:rPr>
          <w:rFonts w:hint="eastAsia"/>
          <w:b/>
          <w:bCs/>
        </w:rPr>
      </w:pPr>
    </w:p>
    <w:p w14:paraId="52DC8528" w14:textId="20103F64" w:rsidR="00AA1266" w:rsidRDefault="00AA1266" w:rsidP="00AA1266">
      <w:pPr>
        <w:jc w:val="center"/>
        <w:rPr>
          <w:rFonts w:hint="eastAsia"/>
          <w:b/>
          <w:bCs/>
        </w:rPr>
      </w:pPr>
      <w:r>
        <w:rPr>
          <w:noProof/>
        </w:rPr>
        <w:drawing>
          <wp:inline distT="0" distB="0" distL="0" distR="0" wp14:anchorId="3A1AFD1F" wp14:editId="37C54F5D">
            <wp:extent cx="1733550" cy="1733550"/>
            <wp:effectExtent l="0" t="0" r="0" b="0"/>
            <wp:docPr id="123673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14:paraId="1D7F1277" w14:textId="77777777" w:rsidR="00AA1266" w:rsidRDefault="00AA1266" w:rsidP="00AA1266">
      <w:pPr>
        <w:rPr>
          <w:rFonts w:hint="eastAsia"/>
          <w:b/>
          <w:bCs/>
        </w:rPr>
      </w:pPr>
    </w:p>
    <w:p w14:paraId="435C17BD" w14:textId="77777777" w:rsidR="00AA1266" w:rsidRPr="00AA1266" w:rsidRDefault="00AA1266" w:rsidP="00AA1266">
      <w:pPr>
        <w:jc w:val="center"/>
        <w:rPr>
          <w:rFonts w:hint="eastAsia"/>
          <w:b/>
          <w:bCs/>
          <w:sz w:val="40"/>
          <w:szCs w:val="40"/>
        </w:rPr>
      </w:pPr>
    </w:p>
    <w:p w14:paraId="5EE0E49D" w14:textId="770BB143" w:rsidR="00AA1266" w:rsidRPr="00AA1266" w:rsidRDefault="00AA1266" w:rsidP="00AA1266">
      <w:pPr>
        <w:jc w:val="center"/>
        <w:rPr>
          <w:rFonts w:hint="eastAsia"/>
          <w:b/>
          <w:bCs/>
          <w:sz w:val="40"/>
          <w:szCs w:val="40"/>
        </w:rPr>
      </w:pPr>
      <w:r w:rsidRPr="00AA1266">
        <w:rPr>
          <w:b/>
          <w:bCs/>
          <w:sz w:val="40"/>
          <w:szCs w:val="40"/>
        </w:rPr>
        <w:t>BÁO CÁO PHÁT TRIỂN ỨNG DỤNG WEB</w:t>
      </w:r>
    </w:p>
    <w:p w14:paraId="0426FD8A" w14:textId="77777777" w:rsidR="00AA1266" w:rsidRPr="00AA1266" w:rsidRDefault="00AA1266" w:rsidP="00AA1266">
      <w:pPr>
        <w:jc w:val="center"/>
        <w:rPr>
          <w:rFonts w:hint="eastAsia"/>
          <w:b/>
          <w:bCs/>
          <w:sz w:val="40"/>
          <w:szCs w:val="40"/>
        </w:rPr>
      </w:pPr>
    </w:p>
    <w:p w14:paraId="363BB4EF" w14:textId="77777777" w:rsidR="00AA1266" w:rsidRPr="00AA1266" w:rsidRDefault="00AA1266" w:rsidP="00AA1266">
      <w:pPr>
        <w:jc w:val="center"/>
        <w:rPr>
          <w:rFonts w:hint="eastAsia"/>
          <w:b/>
          <w:bCs/>
          <w:sz w:val="40"/>
          <w:szCs w:val="40"/>
        </w:rPr>
      </w:pPr>
    </w:p>
    <w:p w14:paraId="2A2A9D8D" w14:textId="2D877E26" w:rsidR="00AA1266" w:rsidRPr="00AA1266" w:rsidRDefault="00AA1266" w:rsidP="00AA1266">
      <w:pPr>
        <w:jc w:val="center"/>
        <w:rPr>
          <w:rFonts w:hint="eastAsia"/>
          <w:b/>
          <w:bCs/>
          <w:sz w:val="40"/>
          <w:szCs w:val="40"/>
        </w:rPr>
      </w:pPr>
      <w:r w:rsidRPr="00AA1266">
        <w:rPr>
          <w:b/>
          <w:bCs/>
          <w:sz w:val="40"/>
          <w:szCs w:val="40"/>
        </w:rPr>
        <w:t>Đề tài:</w:t>
      </w:r>
    </w:p>
    <w:p w14:paraId="77FDBA5D" w14:textId="4287CE97" w:rsidR="00AA1266" w:rsidRPr="00AA1266" w:rsidRDefault="00AA1266" w:rsidP="00AA1266">
      <w:pPr>
        <w:jc w:val="center"/>
        <w:rPr>
          <w:rFonts w:hint="eastAsia"/>
          <w:b/>
          <w:bCs/>
          <w:sz w:val="40"/>
          <w:szCs w:val="40"/>
        </w:rPr>
      </w:pPr>
      <w:r w:rsidRPr="00AA1266">
        <w:rPr>
          <w:b/>
          <w:bCs/>
          <w:sz w:val="40"/>
          <w:szCs w:val="40"/>
        </w:rPr>
        <w:t>XÂY DỰNG WEBSITE BÁN HÀNG ĐIỆN TỬ</w:t>
      </w:r>
    </w:p>
    <w:p w14:paraId="21756DB0" w14:textId="77777777" w:rsidR="00AA1266" w:rsidRDefault="00AA1266" w:rsidP="00AA1266">
      <w:pPr>
        <w:jc w:val="center"/>
        <w:rPr>
          <w:rFonts w:hint="eastAsia"/>
          <w:b/>
          <w:bCs/>
        </w:rPr>
      </w:pPr>
    </w:p>
    <w:p w14:paraId="11A64F56" w14:textId="77777777" w:rsidR="00AA1266" w:rsidRDefault="00AA1266" w:rsidP="00AA1266">
      <w:pPr>
        <w:jc w:val="center"/>
        <w:rPr>
          <w:rFonts w:hint="eastAsia"/>
          <w:b/>
          <w:bCs/>
        </w:rPr>
      </w:pPr>
    </w:p>
    <w:p w14:paraId="04D79844" w14:textId="77777777" w:rsidR="00AA1266" w:rsidRDefault="00AA1266" w:rsidP="00AA1266">
      <w:pPr>
        <w:jc w:val="center"/>
        <w:rPr>
          <w:rFonts w:hint="eastAsia"/>
          <w:b/>
          <w:bCs/>
        </w:rPr>
      </w:pPr>
    </w:p>
    <w:p w14:paraId="52E9FD2C" w14:textId="77777777" w:rsidR="00AA1266" w:rsidRDefault="00AA1266" w:rsidP="00AA1266">
      <w:pPr>
        <w:jc w:val="center"/>
        <w:rPr>
          <w:rFonts w:hint="eastAsia"/>
          <w:b/>
          <w:bCs/>
        </w:rPr>
      </w:pPr>
    </w:p>
    <w:p w14:paraId="7254CD5F" w14:textId="4215A162" w:rsidR="00AA1266" w:rsidRDefault="00AA1266" w:rsidP="00AA1266">
      <w:pPr>
        <w:jc w:val="center"/>
        <w:rPr>
          <w:rFonts w:hint="eastAsia"/>
          <w:b/>
          <w:bCs/>
        </w:rPr>
      </w:pPr>
      <w:r>
        <w:rPr>
          <w:b/>
          <w:bCs/>
        </w:rPr>
        <w:t>Giáo viên hướng dẫn</w:t>
      </w:r>
    </w:p>
    <w:p w14:paraId="6D0D1FB2" w14:textId="070CB1A7" w:rsidR="00AA1266" w:rsidRDefault="00AA1266" w:rsidP="00AA1266">
      <w:pPr>
        <w:jc w:val="center"/>
        <w:rPr>
          <w:rFonts w:hint="eastAsia"/>
        </w:rPr>
      </w:pPr>
      <w:r>
        <w:t>Ths.GVC Nguyễn Minh Trung</w:t>
      </w:r>
    </w:p>
    <w:p w14:paraId="3A672F1D" w14:textId="77777777" w:rsidR="00AA1266" w:rsidRDefault="00AA1266" w:rsidP="00AA1266">
      <w:pPr>
        <w:jc w:val="center"/>
        <w:rPr>
          <w:rFonts w:hint="eastAsia"/>
        </w:rPr>
      </w:pPr>
    </w:p>
    <w:p w14:paraId="0865C3D9" w14:textId="77777777" w:rsidR="00AA1266" w:rsidRDefault="00AA1266" w:rsidP="00AA1266">
      <w:pPr>
        <w:jc w:val="center"/>
        <w:rPr>
          <w:rFonts w:hint="eastAsia"/>
        </w:rPr>
      </w:pPr>
    </w:p>
    <w:p w14:paraId="693F9E03" w14:textId="582B0279" w:rsidR="00AA1266" w:rsidRDefault="00AA1266" w:rsidP="00AA1266">
      <w:pPr>
        <w:jc w:val="center"/>
        <w:rPr>
          <w:rFonts w:hint="eastAsia"/>
          <w:b/>
          <w:bCs/>
        </w:rPr>
      </w:pPr>
      <w:r>
        <w:rPr>
          <w:b/>
          <w:bCs/>
        </w:rPr>
        <w:t>Sinh viên thực hiện</w:t>
      </w:r>
    </w:p>
    <w:p w14:paraId="0B5F7192" w14:textId="2D0DC4B4" w:rsidR="00AA1266" w:rsidRDefault="00AA1266" w:rsidP="00AA1266">
      <w:pPr>
        <w:jc w:val="center"/>
        <w:rPr>
          <w:rFonts w:hint="eastAsia"/>
        </w:rPr>
      </w:pPr>
      <w:r>
        <w:t>Tên: Nguyễn Quốc Thịnh</w:t>
      </w:r>
    </w:p>
    <w:p w14:paraId="26AA3C62" w14:textId="36B67863" w:rsidR="00AA1266" w:rsidRDefault="00AA1266" w:rsidP="00AA1266">
      <w:pPr>
        <w:jc w:val="center"/>
        <w:rPr>
          <w:rFonts w:hint="eastAsia"/>
        </w:rPr>
      </w:pPr>
      <w:r>
        <w:t>MSSV: B2106815</w:t>
      </w:r>
    </w:p>
    <w:p w14:paraId="176366B7" w14:textId="77777777" w:rsidR="00AA1266" w:rsidRDefault="00AA1266" w:rsidP="00AA1266">
      <w:pPr>
        <w:rPr>
          <w:rFonts w:hint="eastAsia"/>
        </w:rPr>
      </w:pPr>
    </w:p>
    <w:p w14:paraId="7A023699" w14:textId="77777777" w:rsidR="00AA1266" w:rsidRDefault="00AA1266" w:rsidP="00AA1266">
      <w:pPr>
        <w:jc w:val="center"/>
        <w:rPr>
          <w:rFonts w:hint="eastAsia"/>
        </w:rPr>
      </w:pPr>
    </w:p>
    <w:p w14:paraId="002F1BBE" w14:textId="018C070F" w:rsidR="00AA1266" w:rsidRPr="00AA1266" w:rsidRDefault="00AA1266" w:rsidP="00AA1266">
      <w:pPr>
        <w:jc w:val="center"/>
        <w:rPr>
          <w:rFonts w:hint="eastAsia"/>
        </w:rPr>
      </w:pPr>
      <w:r>
        <w:t>Cần thơ, tháng 11 năm 2023</w:t>
      </w:r>
    </w:p>
    <w:p w14:paraId="016A2FF7" w14:textId="06B890E9" w:rsidR="00AA1266" w:rsidRDefault="00AA1266" w:rsidP="004E100F">
      <w:pPr>
        <w:pStyle w:val="Heading1"/>
        <w:numPr>
          <w:ilvl w:val="0"/>
          <w:numId w:val="0"/>
        </w:numPr>
        <w:ind w:left="360"/>
      </w:pPr>
      <w:bookmarkStart w:id="0" w:name="_Toc151719153"/>
      <w:r w:rsidRPr="00AA1266">
        <w:lastRenderedPageBreak/>
        <w:t>Lời cảm ơn</w:t>
      </w:r>
      <w:bookmarkEnd w:id="0"/>
    </w:p>
    <w:p w14:paraId="7A3ABECA" w14:textId="46617247" w:rsidR="00D84771" w:rsidRDefault="00D84771" w:rsidP="00D84771">
      <w:pPr>
        <w:spacing w:before="240"/>
        <w:rPr>
          <w:rFonts w:hint="eastAsia"/>
        </w:rPr>
      </w:pPr>
      <w:r>
        <w:t>Em xin gửi lời cảm ơn chân thành với tất cả các giảng viên của Trường Đại Học Cần Thơ đã tận tình giảng dạy, chỉ bảo em những kiến thức cơ bản, những kiến thức lập trình vững chắc, và những kỹ năng sống,… Để hôm nay em có thể hoàn thành tốt báo cáo niên luận</w:t>
      </w:r>
      <w:r w:rsidR="004E100F">
        <w:t>. Không chỉ dừng lại ở đó mà những kiến thức quý báu mà thầy cô đã truyền dạy sẽ là hành trang giúp em vững bước trên con đường học tập và làm việc sau này.</w:t>
      </w:r>
    </w:p>
    <w:p w14:paraId="55D8D829" w14:textId="0B703F30" w:rsidR="00D84771" w:rsidRDefault="00D84771" w:rsidP="004E100F">
      <w:pPr>
        <w:spacing w:before="240"/>
        <w:rPr>
          <w:rFonts w:hint="eastAsia"/>
        </w:rPr>
      </w:pPr>
      <w:r>
        <w:t>Đặc biệt, em xin gửi lời cảm ơn sâu sắc đến thầy Ths.GVC Nguyễn Minh Trung, người đã tận tình giảng dạy, chỉ bảo và hỗ trợ em trong suốt quá trình làm đề tài. Những lời góp ý, phân tích của thầy đã giúp em có thêm nhiều ý tưởng mới, cũng như điều chỉnh những sai sót trong</w:t>
      </w:r>
      <w:r w:rsidR="004E100F">
        <w:t xml:space="preserve"> khi thực hiện</w:t>
      </w:r>
      <w:r>
        <w:t>. Em cũng xin cảm ơn thầy đã dành thời gian quý báu để góp ý</w:t>
      </w:r>
      <w:r w:rsidR="004E100F">
        <w:t>, hướng dẫn</w:t>
      </w:r>
      <w:r>
        <w:t xml:space="preserve"> cho </w:t>
      </w:r>
      <w:r w:rsidR="004E100F">
        <w:t>đề tài</w:t>
      </w:r>
      <w:r>
        <w:t xml:space="preserve"> của em. </w:t>
      </w:r>
    </w:p>
    <w:p w14:paraId="7AE991DB" w14:textId="7495FB00" w:rsidR="00D84771" w:rsidRDefault="00D84771" w:rsidP="00D84771">
      <w:pPr>
        <w:spacing w:before="240"/>
        <w:rPr>
          <w:rFonts w:hint="eastAsia"/>
        </w:rPr>
      </w:pPr>
      <w:r>
        <w:t xml:space="preserve">Em cũng xin cảm ơn tất cả các bạn bè, người thân đã luôn động viên, khích lệ và giúp đỡ em trong suốt thời gian qua. Những lời động viên của các bạn đã tiếp thêm sức mạnh cho em để vượt qua những khó khăn và hoàn thành tốt </w:t>
      </w:r>
      <w:r w:rsidR="004E100F">
        <w:t>đề tài</w:t>
      </w:r>
      <w:r>
        <w:t>.</w:t>
      </w:r>
    </w:p>
    <w:p w14:paraId="6D8D6D26" w14:textId="77777777" w:rsidR="00D84771" w:rsidRDefault="00D84771" w:rsidP="00D84771">
      <w:pPr>
        <w:spacing w:before="240"/>
        <w:rPr>
          <w:rFonts w:hint="eastAsia"/>
        </w:rPr>
      </w:pPr>
      <w:r>
        <w:t>Em xin hứa sẽ tiếp tục cố gắng học tập, rèn luyện để xứng đáng với sự tin tưởng và giúp đỡ của mọi người.</w:t>
      </w:r>
    </w:p>
    <w:p w14:paraId="65A14EE7" w14:textId="77777777" w:rsidR="00D84771" w:rsidRDefault="00D84771" w:rsidP="00D84771">
      <w:pPr>
        <w:spacing w:before="240"/>
        <w:rPr>
          <w:rFonts w:hint="eastAsia"/>
        </w:rPr>
      </w:pPr>
      <w:r>
        <w:t>Một lần nữa, em xin chân thành cảm ơn tất cả mọi người!</w:t>
      </w:r>
    </w:p>
    <w:p w14:paraId="064F3415" w14:textId="201BC80F" w:rsidR="00D84771" w:rsidRDefault="004E100F" w:rsidP="004E100F">
      <w:pPr>
        <w:spacing w:before="240"/>
        <w:jc w:val="right"/>
        <w:rPr>
          <w:rFonts w:hint="eastAsia"/>
        </w:rPr>
      </w:pPr>
      <w:r>
        <w:t>Cần Thơ, ngày 24 tháng 11 năm 2023</w:t>
      </w:r>
    </w:p>
    <w:p w14:paraId="1BD95B8B" w14:textId="19AA90E2" w:rsidR="004E100F" w:rsidRDefault="004E100F" w:rsidP="004E100F">
      <w:pPr>
        <w:spacing w:before="240"/>
        <w:jc w:val="right"/>
        <w:rPr>
          <w:rFonts w:hint="eastAsia"/>
        </w:rPr>
      </w:pPr>
      <w:r>
        <w:t>Sinh viên thực hiện</w:t>
      </w:r>
    </w:p>
    <w:p w14:paraId="6B721289" w14:textId="105DCEAF" w:rsidR="004E100F" w:rsidRDefault="004E100F" w:rsidP="004E100F">
      <w:pPr>
        <w:spacing w:before="240"/>
        <w:jc w:val="right"/>
        <w:rPr>
          <w:rFonts w:hint="eastAsia"/>
        </w:rPr>
      </w:pPr>
      <w:r>
        <w:t>Nguyễn Quốc Thịnh</w:t>
      </w:r>
    </w:p>
    <w:p w14:paraId="79CEC30C" w14:textId="77777777" w:rsidR="004E100F" w:rsidRDefault="004E100F">
      <w:pPr>
        <w:rPr>
          <w:rFonts w:hint="eastAsia"/>
        </w:rPr>
      </w:pPr>
      <w:r>
        <w:rPr>
          <w:rFonts w:hint="eastAsia"/>
        </w:rPr>
        <w:br w:type="page"/>
      </w:r>
    </w:p>
    <w:p w14:paraId="08AA8285" w14:textId="2DF6D8BB" w:rsidR="004E100F" w:rsidRDefault="00080493" w:rsidP="00080493">
      <w:pPr>
        <w:pStyle w:val="Heading1"/>
        <w:numPr>
          <w:ilvl w:val="0"/>
          <w:numId w:val="0"/>
        </w:numPr>
      </w:pPr>
      <w:bookmarkStart w:id="1" w:name="_Toc151719154"/>
      <w:r>
        <w:lastRenderedPageBreak/>
        <w:t>Mục Lục</w:t>
      </w:r>
      <w:bookmarkEnd w:id="1"/>
    </w:p>
    <w:sdt>
      <w:sdtPr>
        <w:id w:val="-1637398718"/>
        <w:docPartObj>
          <w:docPartGallery w:val="Table of Contents"/>
          <w:docPartUnique/>
        </w:docPartObj>
      </w:sdtPr>
      <w:sdtEndPr>
        <w:rPr>
          <w:rFonts w:ascii="OpenSans" w:eastAsiaTheme="minorEastAsia" w:hAnsi="OpenSans" w:cstheme="minorBidi"/>
          <w:b/>
          <w:bCs/>
          <w:noProof/>
          <w:color w:val="auto"/>
          <w:kern w:val="2"/>
          <w:sz w:val="26"/>
          <w:szCs w:val="28"/>
          <w:lang w:eastAsia="ko-KR"/>
          <w14:ligatures w14:val="standardContextual"/>
        </w:rPr>
      </w:sdtEndPr>
      <w:sdtContent>
        <w:p w14:paraId="49D774DE" w14:textId="1777CDFB" w:rsidR="00080493" w:rsidRDefault="00080493" w:rsidP="00080493">
          <w:pPr>
            <w:pStyle w:val="TOCHeading"/>
          </w:pPr>
        </w:p>
        <w:p w14:paraId="5718F66D" w14:textId="372C2AED" w:rsidR="00C3100B" w:rsidRDefault="00080493">
          <w:pPr>
            <w:pStyle w:val="TOC1"/>
            <w:rPr>
              <w:rFonts w:asciiTheme="minorHAnsi" w:hAnsiTheme="minorHAnsi"/>
              <w:noProof/>
              <w:sz w:val="22"/>
              <w:szCs w:val="22"/>
            </w:rPr>
          </w:pPr>
          <w:r>
            <w:fldChar w:fldCharType="begin"/>
          </w:r>
          <w:r>
            <w:instrText xml:space="preserve"> TOC \o "1-3" \h \z \u </w:instrText>
          </w:r>
          <w:r>
            <w:fldChar w:fldCharType="separate"/>
          </w:r>
          <w:r w:rsidR="00C3100B" w:rsidRPr="00B3108B">
            <w:rPr>
              <w:rStyle w:val="Hyperlink"/>
              <w:noProof/>
            </w:rPr>
            <w:fldChar w:fldCharType="begin"/>
          </w:r>
          <w:r w:rsidR="00C3100B" w:rsidRPr="00B3108B">
            <w:rPr>
              <w:rStyle w:val="Hyperlink"/>
              <w:noProof/>
            </w:rPr>
            <w:instrText xml:space="preserve"> </w:instrText>
          </w:r>
          <w:r w:rsidR="00C3100B">
            <w:rPr>
              <w:noProof/>
            </w:rPr>
            <w:instrText>HYPERLINK \l "_Toc151719153"</w:instrText>
          </w:r>
          <w:r w:rsidR="00C3100B" w:rsidRPr="00B3108B">
            <w:rPr>
              <w:rStyle w:val="Hyperlink"/>
              <w:noProof/>
            </w:rPr>
            <w:instrText xml:space="preserve"> </w:instrText>
          </w:r>
          <w:r w:rsidR="00C3100B" w:rsidRPr="00B3108B">
            <w:rPr>
              <w:rStyle w:val="Hyperlink"/>
              <w:noProof/>
            </w:rPr>
          </w:r>
          <w:r w:rsidR="00C3100B" w:rsidRPr="00B3108B">
            <w:rPr>
              <w:rStyle w:val="Hyperlink"/>
              <w:noProof/>
            </w:rPr>
            <w:fldChar w:fldCharType="separate"/>
          </w:r>
          <w:r w:rsidR="00C3100B" w:rsidRPr="00B3108B">
            <w:rPr>
              <w:rStyle w:val="Hyperlink"/>
              <w:noProof/>
            </w:rPr>
            <w:t>Lời cảm ơn</w:t>
          </w:r>
          <w:r w:rsidR="00C3100B">
            <w:rPr>
              <w:noProof/>
              <w:webHidden/>
            </w:rPr>
            <w:tab/>
          </w:r>
          <w:r w:rsidR="00C3100B">
            <w:rPr>
              <w:noProof/>
              <w:webHidden/>
            </w:rPr>
            <w:fldChar w:fldCharType="begin"/>
          </w:r>
          <w:r w:rsidR="00C3100B">
            <w:rPr>
              <w:noProof/>
              <w:webHidden/>
            </w:rPr>
            <w:instrText xml:space="preserve"> PAGEREF _Toc151719153 \h </w:instrText>
          </w:r>
          <w:r w:rsidR="00C3100B">
            <w:rPr>
              <w:noProof/>
              <w:webHidden/>
            </w:rPr>
          </w:r>
          <w:r w:rsidR="00C3100B">
            <w:rPr>
              <w:rFonts w:hint="eastAsia"/>
              <w:noProof/>
              <w:webHidden/>
            </w:rPr>
            <w:fldChar w:fldCharType="separate"/>
          </w:r>
          <w:r w:rsidR="00C3100B">
            <w:rPr>
              <w:rFonts w:hint="eastAsia"/>
              <w:noProof/>
              <w:webHidden/>
            </w:rPr>
            <w:t>2</w:t>
          </w:r>
          <w:r w:rsidR="00C3100B">
            <w:rPr>
              <w:noProof/>
              <w:webHidden/>
            </w:rPr>
            <w:fldChar w:fldCharType="end"/>
          </w:r>
          <w:r w:rsidR="00C3100B" w:rsidRPr="00B3108B">
            <w:rPr>
              <w:rStyle w:val="Hyperlink"/>
              <w:noProof/>
            </w:rPr>
            <w:fldChar w:fldCharType="end"/>
          </w:r>
        </w:p>
        <w:p w14:paraId="73B29DD8" w14:textId="18A08A95" w:rsidR="00C3100B" w:rsidRDefault="00C3100B">
          <w:pPr>
            <w:pStyle w:val="TOC1"/>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"_Toc151719154"</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Mục Lục</w:t>
          </w:r>
          <w:r>
            <w:rPr>
              <w:noProof/>
              <w:webHidden/>
            </w:rPr>
            <w:tab/>
          </w:r>
          <w:r>
            <w:rPr>
              <w:noProof/>
              <w:webHidden/>
            </w:rPr>
            <w:fldChar w:fldCharType="begin"/>
          </w:r>
          <w:r>
            <w:rPr>
              <w:noProof/>
              <w:webHidden/>
            </w:rPr>
            <w:instrText xml:space="preserve"> PAGEREF _Toc151719154 \h </w:instrText>
          </w:r>
          <w:r>
            <w:rPr>
              <w:noProof/>
              <w:webHidden/>
            </w:rPr>
          </w:r>
          <w:r>
            <w:rPr>
              <w:rFonts w:hint="eastAsia"/>
              <w:noProof/>
              <w:webHidden/>
            </w:rPr>
            <w:fldChar w:fldCharType="separate"/>
          </w:r>
          <w:r>
            <w:rPr>
              <w:rFonts w:hint="eastAsia"/>
              <w:noProof/>
              <w:webHidden/>
            </w:rPr>
            <w:t>3</w:t>
          </w:r>
          <w:r>
            <w:rPr>
              <w:noProof/>
              <w:webHidden/>
            </w:rPr>
            <w:fldChar w:fldCharType="end"/>
          </w:r>
          <w:r w:rsidRPr="00B3108B">
            <w:rPr>
              <w:rStyle w:val="Hyperlink"/>
              <w:noProof/>
            </w:rPr>
            <w:fldChar w:fldCharType="end"/>
          </w:r>
        </w:p>
        <w:p w14:paraId="265E570A" w14:textId="72DFCCEF" w:rsidR="00C3100B" w:rsidRDefault="00C3100B">
          <w:pPr>
            <w:pStyle w:val="TOC1"/>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"_Toc151719155"</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GIỚI THIỆU</w:t>
          </w:r>
          <w:r>
            <w:rPr>
              <w:noProof/>
              <w:webHidden/>
            </w:rPr>
            <w:tab/>
          </w:r>
          <w:r>
            <w:rPr>
              <w:noProof/>
              <w:webHidden/>
            </w:rPr>
            <w:fldChar w:fldCharType="begin"/>
          </w:r>
          <w:r>
            <w:rPr>
              <w:noProof/>
              <w:webHidden/>
            </w:rPr>
            <w:instrText xml:space="preserve"> PAGEREF _Toc151719155 \h </w:instrText>
          </w:r>
          <w:r>
            <w:rPr>
              <w:noProof/>
              <w:webHidden/>
            </w:rPr>
          </w:r>
          <w:r>
            <w:rPr>
              <w:rFonts w:hint="eastAsia"/>
              <w:noProof/>
              <w:webHidden/>
            </w:rPr>
            <w:fldChar w:fldCharType="separate"/>
          </w:r>
          <w:r>
            <w:rPr>
              <w:rFonts w:hint="eastAsia"/>
              <w:noProof/>
              <w:webHidden/>
            </w:rPr>
            <w:t>5</w:t>
          </w:r>
          <w:r>
            <w:rPr>
              <w:noProof/>
              <w:webHidden/>
            </w:rPr>
            <w:fldChar w:fldCharType="end"/>
          </w:r>
          <w:r w:rsidRPr="00B3108B">
            <w:rPr>
              <w:rStyle w:val="Hyperlink"/>
              <w:noProof/>
            </w:rPr>
            <w:fldChar w:fldCharType="end"/>
          </w:r>
        </w:p>
        <w:p w14:paraId="0C3DDFF2" w14:textId="37A98CFE" w:rsidR="00C3100B" w:rsidRDefault="00C3100B">
          <w:pPr>
            <w:pStyle w:val="TOC2"/>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"_Toc151719156"</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Đặt vấn đề</w:t>
          </w:r>
          <w:r>
            <w:rPr>
              <w:noProof/>
              <w:webHidden/>
            </w:rPr>
            <w:tab/>
          </w:r>
          <w:r>
            <w:rPr>
              <w:noProof/>
              <w:webHidden/>
            </w:rPr>
            <w:fldChar w:fldCharType="begin"/>
          </w:r>
          <w:r>
            <w:rPr>
              <w:noProof/>
              <w:webHidden/>
            </w:rPr>
            <w:instrText xml:space="preserve"> PAGEREF _Toc151719156 \h </w:instrText>
          </w:r>
          <w:r>
            <w:rPr>
              <w:noProof/>
              <w:webHidden/>
            </w:rPr>
          </w:r>
          <w:r>
            <w:rPr>
              <w:rFonts w:hint="eastAsia"/>
              <w:noProof/>
              <w:webHidden/>
            </w:rPr>
            <w:fldChar w:fldCharType="separate"/>
          </w:r>
          <w:r>
            <w:rPr>
              <w:rFonts w:hint="eastAsia"/>
              <w:noProof/>
              <w:webHidden/>
            </w:rPr>
            <w:t>5</w:t>
          </w:r>
          <w:r>
            <w:rPr>
              <w:noProof/>
              <w:webHidden/>
            </w:rPr>
            <w:fldChar w:fldCharType="end"/>
          </w:r>
          <w:r w:rsidRPr="00B3108B">
            <w:rPr>
              <w:rStyle w:val="Hyperlink"/>
              <w:noProof/>
            </w:rPr>
            <w:fldChar w:fldCharType="end"/>
          </w:r>
        </w:p>
        <w:p w14:paraId="3CC4FB11" w14:textId="6038EB5D" w:rsidR="00C3100B" w:rsidRDefault="00C3100B">
          <w:pPr>
            <w:pStyle w:val="TOC2"/>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"_Toc151719157"</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Mục tiêu đề tài</w:t>
          </w:r>
          <w:r>
            <w:rPr>
              <w:noProof/>
              <w:webHidden/>
            </w:rPr>
            <w:tab/>
          </w:r>
          <w:r>
            <w:rPr>
              <w:noProof/>
              <w:webHidden/>
            </w:rPr>
            <w:fldChar w:fldCharType="begin"/>
          </w:r>
          <w:r>
            <w:rPr>
              <w:noProof/>
              <w:webHidden/>
            </w:rPr>
            <w:instrText xml:space="preserve"> PAGEREF _Toc151719157 \h </w:instrText>
          </w:r>
          <w:r>
            <w:rPr>
              <w:noProof/>
              <w:webHidden/>
            </w:rPr>
          </w:r>
          <w:r>
            <w:rPr>
              <w:rFonts w:hint="eastAsia"/>
              <w:noProof/>
              <w:webHidden/>
            </w:rPr>
            <w:fldChar w:fldCharType="separate"/>
          </w:r>
          <w:r>
            <w:rPr>
              <w:rFonts w:hint="eastAsia"/>
              <w:noProof/>
              <w:webHidden/>
            </w:rPr>
            <w:t>5</w:t>
          </w:r>
          <w:r>
            <w:rPr>
              <w:noProof/>
              <w:webHidden/>
            </w:rPr>
            <w:fldChar w:fldCharType="end"/>
          </w:r>
          <w:r w:rsidRPr="00B3108B">
            <w:rPr>
              <w:rStyle w:val="Hyperlink"/>
              <w:noProof/>
            </w:rPr>
            <w:fldChar w:fldCharType="end"/>
          </w:r>
        </w:p>
        <w:p w14:paraId="6BE07ED5" w14:textId="556C810C" w:rsidR="00C3100B" w:rsidRDefault="00C3100B">
          <w:pPr>
            <w:pStyle w:val="TOC1"/>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"_Toc151719158"</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CHƯƠNG I: Chức năng phía Backend</w:t>
          </w:r>
          <w:r>
            <w:rPr>
              <w:noProof/>
              <w:webHidden/>
            </w:rPr>
            <w:tab/>
          </w:r>
          <w:r>
            <w:rPr>
              <w:noProof/>
              <w:webHidden/>
            </w:rPr>
            <w:fldChar w:fldCharType="begin"/>
          </w:r>
          <w:r>
            <w:rPr>
              <w:noProof/>
              <w:webHidden/>
            </w:rPr>
            <w:instrText xml:space="preserve"> PAGEREF _Toc151719158 \h </w:instrText>
          </w:r>
          <w:r>
            <w:rPr>
              <w:noProof/>
              <w:webHidden/>
            </w:rPr>
          </w:r>
          <w:r>
            <w:rPr>
              <w:rFonts w:hint="eastAsia"/>
              <w:noProof/>
              <w:webHidden/>
            </w:rPr>
            <w:fldChar w:fldCharType="separate"/>
          </w:r>
          <w:r>
            <w:rPr>
              <w:rFonts w:hint="eastAsia"/>
              <w:noProof/>
              <w:webHidden/>
            </w:rPr>
            <w:t>6</w:t>
          </w:r>
          <w:r>
            <w:rPr>
              <w:noProof/>
              <w:webHidden/>
            </w:rPr>
            <w:fldChar w:fldCharType="end"/>
          </w:r>
          <w:r w:rsidRPr="00B3108B">
            <w:rPr>
              <w:rStyle w:val="Hyperlink"/>
              <w:noProof/>
            </w:rPr>
            <w:fldChar w:fldCharType="end"/>
          </w:r>
        </w:p>
        <w:p w14:paraId="1E6EB268" w14:textId="5BEABF08" w:rsidR="00C3100B" w:rsidRDefault="00C3100B">
          <w:pPr>
            <w:pStyle w:val="TOC2"/>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"_Toc151719159"</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1. User</w:t>
          </w:r>
          <w:r>
            <w:rPr>
              <w:noProof/>
              <w:webHidden/>
            </w:rPr>
            <w:tab/>
          </w:r>
          <w:r>
            <w:rPr>
              <w:noProof/>
              <w:webHidden/>
            </w:rPr>
            <w:fldChar w:fldCharType="begin"/>
          </w:r>
          <w:r>
            <w:rPr>
              <w:noProof/>
              <w:webHidden/>
            </w:rPr>
            <w:instrText xml:space="preserve"> PAGEREF _Toc151719159 \h </w:instrText>
          </w:r>
          <w:r>
            <w:rPr>
              <w:noProof/>
              <w:webHidden/>
            </w:rPr>
          </w:r>
          <w:r>
            <w:rPr>
              <w:rFonts w:hint="eastAsia"/>
              <w:noProof/>
              <w:webHidden/>
            </w:rPr>
            <w:fldChar w:fldCharType="separate"/>
          </w:r>
          <w:r>
            <w:rPr>
              <w:rFonts w:hint="eastAsia"/>
              <w:noProof/>
              <w:webHidden/>
            </w:rPr>
            <w:t>6</w:t>
          </w:r>
          <w:r>
            <w:rPr>
              <w:noProof/>
              <w:webHidden/>
            </w:rPr>
            <w:fldChar w:fldCharType="end"/>
          </w:r>
          <w:r w:rsidRPr="00B3108B">
            <w:rPr>
              <w:rStyle w:val="Hyperlink"/>
              <w:noProof/>
            </w:rPr>
            <w:fldChar w:fldCharType="end"/>
          </w:r>
        </w:p>
        <w:p w14:paraId="17BF1188" w14:textId="05C71057"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"_Toc151719160"</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1.1 Đăng ký tài khoản với User</w:t>
          </w:r>
          <w:r>
            <w:rPr>
              <w:noProof/>
              <w:webHidden/>
            </w:rPr>
            <w:tab/>
          </w:r>
          <w:r>
            <w:rPr>
              <w:noProof/>
              <w:webHidden/>
            </w:rPr>
            <w:fldChar w:fldCharType="begin"/>
          </w:r>
          <w:r>
            <w:rPr>
              <w:noProof/>
              <w:webHidden/>
            </w:rPr>
            <w:instrText xml:space="preserve"> PAGEREF _Toc151719160 \h </w:instrText>
          </w:r>
          <w:r>
            <w:rPr>
              <w:noProof/>
              <w:webHidden/>
            </w:rPr>
          </w:r>
          <w:r>
            <w:rPr>
              <w:rFonts w:hint="eastAsia"/>
              <w:noProof/>
              <w:webHidden/>
            </w:rPr>
            <w:fldChar w:fldCharType="separate"/>
          </w:r>
          <w:r>
            <w:rPr>
              <w:rFonts w:hint="eastAsia"/>
              <w:noProof/>
              <w:webHidden/>
            </w:rPr>
            <w:t>6</w:t>
          </w:r>
          <w:r>
            <w:rPr>
              <w:noProof/>
              <w:webHidden/>
            </w:rPr>
            <w:fldChar w:fldCharType="end"/>
          </w:r>
          <w:r w:rsidRPr="00B3108B">
            <w:rPr>
              <w:rStyle w:val="Hyperlink"/>
              <w:noProof/>
            </w:rPr>
            <w:fldChar w:fldCharType="end"/>
          </w:r>
        </w:p>
        <w:p w14:paraId="18104867" w14:textId="48F303F0"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"_Toc151719161"</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1.2 Đăng nhập</w:t>
          </w:r>
          <w:r>
            <w:rPr>
              <w:noProof/>
              <w:webHidden/>
            </w:rPr>
            <w:tab/>
          </w:r>
          <w:r>
            <w:rPr>
              <w:noProof/>
              <w:webHidden/>
            </w:rPr>
            <w:fldChar w:fldCharType="begin"/>
          </w:r>
          <w:r>
            <w:rPr>
              <w:noProof/>
              <w:webHidden/>
            </w:rPr>
            <w:instrText xml:space="preserve"> PAGEREF _Toc151719161 \h </w:instrText>
          </w:r>
          <w:r>
            <w:rPr>
              <w:noProof/>
              <w:webHidden/>
            </w:rPr>
          </w:r>
          <w:r>
            <w:rPr>
              <w:rFonts w:hint="eastAsia"/>
              <w:noProof/>
              <w:webHidden/>
            </w:rPr>
            <w:fldChar w:fldCharType="separate"/>
          </w:r>
          <w:r>
            <w:rPr>
              <w:rFonts w:hint="eastAsia"/>
              <w:noProof/>
              <w:webHidden/>
            </w:rPr>
            <w:t>7</w:t>
          </w:r>
          <w:r>
            <w:rPr>
              <w:noProof/>
              <w:webHidden/>
            </w:rPr>
            <w:fldChar w:fldCharType="end"/>
          </w:r>
          <w:r w:rsidRPr="00B3108B">
            <w:rPr>
              <w:rStyle w:val="Hyperlink"/>
              <w:noProof/>
            </w:rPr>
            <w:fldChar w:fldCharType="end"/>
          </w:r>
        </w:p>
        <w:p w14:paraId="43B66186" w14:textId="5FC9427D"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"_Toc151719162"</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1.3 Đăng xuất</w:t>
          </w:r>
          <w:r>
            <w:rPr>
              <w:noProof/>
              <w:webHidden/>
            </w:rPr>
            <w:tab/>
          </w:r>
          <w:r>
            <w:rPr>
              <w:noProof/>
              <w:webHidden/>
            </w:rPr>
            <w:fldChar w:fldCharType="begin"/>
          </w:r>
          <w:r>
            <w:rPr>
              <w:noProof/>
              <w:webHidden/>
            </w:rPr>
            <w:instrText xml:space="preserve"> PAGEREF _Toc151719162 \h </w:instrText>
          </w:r>
          <w:r>
            <w:rPr>
              <w:noProof/>
              <w:webHidden/>
            </w:rPr>
          </w:r>
          <w:r>
            <w:rPr>
              <w:rFonts w:hint="eastAsia"/>
              <w:noProof/>
              <w:webHidden/>
            </w:rPr>
            <w:fldChar w:fldCharType="separate"/>
          </w:r>
          <w:r>
            <w:rPr>
              <w:rFonts w:hint="eastAsia"/>
              <w:noProof/>
              <w:webHidden/>
            </w:rPr>
            <w:t>7</w:t>
          </w:r>
          <w:r>
            <w:rPr>
              <w:noProof/>
              <w:webHidden/>
            </w:rPr>
            <w:fldChar w:fldCharType="end"/>
          </w:r>
          <w:r w:rsidRPr="00B3108B">
            <w:rPr>
              <w:rStyle w:val="Hyperlink"/>
              <w:noProof/>
            </w:rPr>
            <w:fldChar w:fldCharType="end"/>
          </w:r>
        </w:p>
        <w:p w14:paraId="46C81DCF" w14:textId="6E0C8AB6"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"_Toc151719163"</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1.4 Quên mật khẩu</w:t>
          </w:r>
          <w:r>
            <w:rPr>
              <w:noProof/>
              <w:webHidden/>
            </w:rPr>
            <w:tab/>
          </w:r>
          <w:r>
            <w:rPr>
              <w:noProof/>
              <w:webHidden/>
            </w:rPr>
            <w:fldChar w:fldCharType="begin"/>
          </w:r>
          <w:r>
            <w:rPr>
              <w:noProof/>
              <w:webHidden/>
            </w:rPr>
            <w:instrText xml:space="preserve"> PAGEREF _Toc151719163 \h </w:instrText>
          </w:r>
          <w:r>
            <w:rPr>
              <w:noProof/>
              <w:webHidden/>
            </w:rPr>
          </w:r>
          <w:r>
            <w:rPr>
              <w:rFonts w:hint="eastAsia"/>
              <w:noProof/>
              <w:webHidden/>
            </w:rPr>
            <w:fldChar w:fldCharType="separate"/>
          </w:r>
          <w:r>
            <w:rPr>
              <w:rFonts w:hint="eastAsia"/>
              <w:noProof/>
              <w:webHidden/>
            </w:rPr>
            <w:t>8</w:t>
          </w:r>
          <w:r>
            <w:rPr>
              <w:noProof/>
              <w:webHidden/>
            </w:rPr>
            <w:fldChar w:fldCharType="end"/>
          </w:r>
          <w:r w:rsidRPr="00B3108B">
            <w:rPr>
              <w:rStyle w:val="Hyperlink"/>
              <w:noProof/>
            </w:rPr>
            <w:fldChar w:fldCharType="end"/>
          </w:r>
        </w:p>
        <w:p w14:paraId="062C56A9" w14:textId="1A72C109"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"_Toc151719164"</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1.5 Reset mật khẩu</w:t>
          </w:r>
          <w:r>
            <w:rPr>
              <w:noProof/>
              <w:webHidden/>
            </w:rPr>
            <w:tab/>
          </w:r>
          <w:r>
            <w:rPr>
              <w:noProof/>
              <w:webHidden/>
            </w:rPr>
            <w:fldChar w:fldCharType="begin"/>
          </w:r>
          <w:r>
            <w:rPr>
              <w:noProof/>
              <w:webHidden/>
            </w:rPr>
            <w:instrText xml:space="preserve"> PAGEREF _Toc151719164 \h </w:instrText>
          </w:r>
          <w:r>
            <w:rPr>
              <w:noProof/>
              <w:webHidden/>
            </w:rPr>
          </w:r>
          <w:r>
            <w:rPr>
              <w:rFonts w:hint="eastAsia"/>
              <w:noProof/>
              <w:webHidden/>
            </w:rPr>
            <w:fldChar w:fldCharType="separate"/>
          </w:r>
          <w:r>
            <w:rPr>
              <w:rFonts w:hint="eastAsia"/>
              <w:noProof/>
              <w:webHidden/>
            </w:rPr>
            <w:t>9</w:t>
          </w:r>
          <w:r>
            <w:rPr>
              <w:noProof/>
              <w:webHidden/>
            </w:rPr>
            <w:fldChar w:fldCharType="end"/>
          </w:r>
          <w:r w:rsidRPr="00B3108B">
            <w:rPr>
              <w:rStyle w:val="Hyperlink"/>
              <w:noProof/>
            </w:rPr>
            <w:fldChar w:fldCharType="end"/>
          </w:r>
        </w:p>
        <w:p w14:paraId="6E05374E" w14:textId="04157ADE"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"_Toc151719165"</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1.6 Cập nhật User</w:t>
          </w:r>
          <w:r>
            <w:rPr>
              <w:noProof/>
              <w:webHidden/>
            </w:rPr>
            <w:tab/>
          </w:r>
          <w:r>
            <w:rPr>
              <w:noProof/>
              <w:webHidden/>
            </w:rPr>
            <w:fldChar w:fldCharType="begin"/>
          </w:r>
          <w:r>
            <w:rPr>
              <w:noProof/>
              <w:webHidden/>
            </w:rPr>
            <w:instrText xml:space="preserve"> PAGEREF _Toc151719165 \h </w:instrText>
          </w:r>
          <w:r>
            <w:rPr>
              <w:noProof/>
              <w:webHidden/>
            </w:rPr>
          </w:r>
          <w:r>
            <w:rPr>
              <w:rFonts w:hint="eastAsia"/>
              <w:noProof/>
              <w:webHidden/>
            </w:rPr>
            <w:fldChar w:fldCharType="separate"/>
          </w:r>
          <w:r>
            <w:rPr>
              <w:rFonts w:hint="eastAsia"/>
              <w:noProof/>
              <w:webHidden/>
            </w:rPr>
            <w:t>10</w:t>
          </w:r>
          <w:r>
            <w:rPr>
              <w:noProof/>
              <w:webHidden/>
            </w:rPr>
            <w:fldChar w:fldCharType="end"/>
          </w:r>
          <w:r w:rsidRPr="00B3108B">
            <w:rPr>
              <w:rStyle w:val="Hyperlink"/>
              <w:noProof/>
            </w:rPr>
            <w:fldChar w:fldCharType="end"/>
          </w:r>
        </w:p>
        <w:p w14:paraId="5927A817" w14:textId="564D834F"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"_Toc151719166"</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1.7 Cập nhật giỏ hàng</w:t>
          </w:r>
          <w:r>
            <w:rPr>
              <w:noProof/>
              <w:webHidden/>
            </w:rPr>
            <w:tab/>
          </w:r>
          <w:r>
            <w:rPr>
              <w:noProof/>
              <w:webHidden/>
            </w:rPr>
            <w:fldChar w:fldCharType="begin"/>
          </w:r>
          <w:r>
            <w:rPr>
              <w:noProof/>
              <w:webHidden/>
            </w:rPr>
            <w:instrText xml:space="preserve"> PAGEREF _Toc151719166 \h </w:instrText>
          </w:r>
          <w:r>
            <w:rPr>
              <w:noProof/>
              <w:webHidden/>
            </w:rPr>
          </w:r>
          <w:r>
            <w:rPr>
              <w:rFonts w:hint="eastAsia"/>
              <w:noProof/>
              <w:webHidden/>
            </w:rPr>
            <w:fldChar w:fldCharType="separate"/>
          </w:r>
          <w:r>
            <w:rPr>
              <w:rFonts w:hint="eastAsia"/>
              <w:noProof/>
              <w:webHidden/>
            </w:rPr>
            <w:t>11</w:t>
          </w:r>
          <w:r>
            <w:rPr>
              <w:noProof/>
              <w:webHidden/>
            </w:rPr>
            <w:fldChar w:fldCharType="end"/>
          </w:r>
          <w:r w:rsidRPr="00B3108B">
            <w:rPr>
              <w:rStyle w:val="Hyperlink"/>
              <w:noProof/>
            </w:rPr>
            <w:fldChar w:fldCharType="end"/>
          </w:r>
        </w:p>
        <w:p w14:paraId="616864D4" w14:textId="356B2832" w:rsidR="00C3100B" w:rsidRDefault="00C3100B">
          <w:pPr>
            <w:pStyle w:val="TOC2"/>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"_Toc151719167"</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2. Product</w:t>
          </w:r>
          <w:r>
            <w:rPr>
              <w:noProof/>
              <w:webHidden/>
            </w:rPr>
            <w:tab/>
          </w:r>
          <w:r>
            <w:rPr>
              <w:noProof/>
              <w:webHidden/>
            </w:rPr>
            <w:fldChar w:fldCharType="begin"/>
          </w:r>
          <w:r>
            <w:rPr>
              <w:noProof/>
              <w:webHidden/>
            </w:rPr>
            <w:instrText xml:space="preserve"> PAGEREF _Toc151719167 \h </w:instrText>
          </w:r>
          <w:r>
            <w:rPr>
              <w:noProof/>
              <w:webHidden/>
            </w:rPr>
          </w:r>
          <w:r>
            <w:rPr>
              <w:rFonts w:hint="eastAsia"/>
              <w:noProof/>
              <w:webHidden/>
            </w:rPr>
            <w:fldChar w:fldCharType="separate"/>
          </w:r>
          <w:r>
            <w:rPr>
              <w:rFonts w:hint="eastAsia"/>
              <w:noProof/>
              <w:webHidden/>
            </w:rPr>
            <w:t>12</w:t>
          </w:r>
          <w:r>
            <w:rPr>
              <w:noProof/>
              <w:webHidden/>
            </w:rPr>
            <w:fldChar w:fldCharType="end"/>
          </w:r>
          <w:r w:rsidRPr="00B3108B">
            <w:rPr>
              <w:rStyle w:val="Hyperlink"/>
              <w:noProof/>
            </w:rPr>
            <w:fldChar w:fldCharType="end"/>
          </w:r>
        </w:p>
        <w:p w14:paraId="7CF0F71F" w14:textId="7C79D385"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"_Toc151719168"</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2.1 Lấy các sản phẩm thỏa điều kiện lọc</w:t>
          </w:r>
          <w:r>
            <w:rPr>
              <w:noProof/>
              <w:webHidden/>
            </w:rPr>
            <w:tab/>
          </w:r>
          <w:r>
            <w:rPr>
              <w:noProof/>
              <w:webHidden/>
            </w:rPr>
            <w:fldChar w:fldCharType="begin"/>
          </w:r>
          <w:r>
            <w:rPr>
              <w:noProof/>
              <w:webHidden/>
            </w:rPr>
            <w:instrText xml:space="preserve"> PAGEREF _Toc151719168 \h </w:instrText>
          </w:r>
          <w:r>
            <w:rPr>
              <w:noProof/>
              <w:webHidden/>
            </w:rPr>
          </w:r>
          <w:r>
            <w:rPr>
              <w:rFonts w:hint="eastAsia"/>
              <w:noProof/>
              <w:webHidden/>
            </w:rPr>
            <w:fldChar w:fldCharType="separate"/>
          </w:r>
          <w:r>
            <w:rPr>
              <w:rFonts w:hint="eastAsia"/>
              <w:noProof/>
              <w:webHidden/>
            </w:rPr>
            <w:t>12</w:t>
          </w:r>
          <w:r>
            <w:rPr>
              <w:noProof/>
              <w:webHidden/>
            </w:rPr>
            <w:fldChar w:fldCharType="end"/>
          </w:r>
          <w:r w:rsidRPr="00B3108B">
            <w:rPr>
              <w:rStyle w:val="Hyperlink"/>
              <w:noProof/>
            </w:rPr>
            <w:fldChar w:fldCharType="end"/>
          </w:r>
        </w:p>
        <w:p w14:paraId="434565DC" w14:textId="3AE55A0E"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"_Toc151719169"</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2.2 Lấy một sản phẩm</w:t>
          </w:r>
          <w:r>
            <w:rPr>
              <w:noProof/>
              <w:webHidden/>
            </w:rPr>
            <w:tab/>
          </w:r>
          <w:r>
            <w:rPr>
              <w:noProof/>
              <w:webHidden/>
            </w:rPr>
            <w:fldChar w:fldCharType="begin"/>
          </w:r>
          <w:r>
            <w:rPr>
              <w:noProof/>
              <w:webHidden/>
            </w:rPr>
            <w:instrText xml:space="preserve"> PAGEREF _Toc151719169 \h </w:instrText>
          </w:r>
          <w:r>
            <w:rPr>
              <w:noProof/>
              <w:webHidden/>
            </w:rPr>
          </w:r>
          <w:r>
            <w:rPr>
              <w:rFonts w:hint="eastAsia"/>
              <w:noProof/>
              <w:webHidden/>
            </w:rPr>
            <w:fldChar w:fldCharType="separate"/>
          </w:r>
          <w:r>
            <w:rPr>
              <w:rFonts w:hint="eastAsia"/>
              <w:noProof/>
              <w:webHidden/>
            </w:rPr>
            <w:t>12</w:t>
          </w:r>
          <w:r>
            <w:rPr>
              <w:noProof/>
              <w:webHidden/>
            </w:rPr>
            <w:fldChar w:fldCharType="end"/>
          </w:r>
          <w:r w:rsidRPr="00B3108B">
            <w:rPr>
              <w:rStyle w:val="Hyperlink"/>
              <w:noProof/>
            </w:rPr>
            <w:fldChar w:fldCharType="end"/>
          </w:r>
        </w:p>
        <w:p w14:paraId="58617DAA" w14:textId="4B3C2485"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"_Toc151719170"</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2.3 Xoá mềm sản phẩm (admin)</w:t>
          </w:r>
          <w:r>
            <w:rPr>
              <w:noProof/>
              <w:webHidden/>
            </w:rPr>
            <w:tab/>
          </w:r>
          <w:r>
            <w:rPr>
              <w:noProof/>
              <w:webHidden/>
            </w:rPr>
            <w:fldChar w:fldCharType="begin"/>
          </w:r>
          <w:r>
            <w:rPr>
              <w:noProof/>
              <w:webHidden/>
            </w:rPr>
            <w:instrText xml:space="preserve"> PAGEREF _Toc151719170 \h </w:instrText>
          </w:r>
          <w:r>
            <w:rPr>
              <w:noProof/>
              <w:webHidden/>
            </w:rPr>
          </w:r>
          <w:r>
            <w:rPr>
              <w:rFonts w:hint="eastAsia"/>
              <w:noProof/>
              <w:webHidden/>
            </w:rPr>
            <w:fldChar w:fldCharType="separate"/>
          </w:r>
          <w:r>
            <w:rPr>
              <w:rFonts w:hint="eastAsia"/>
              <w:noProof/>
              <w:webHidden/>
            </w:rPr>
            <w:t>13</w:t>
          </w:r>
          <w:r>
            <w:rPr>
              <w:noProof/>
              <w:webHidden/>
            </w:rPr>
            <w:fldChar w:fldCharType="end"/>
          </w:r>
          <w:r w:rsidRPr="00B3108B">
            <w:rPr>
              <w:rStyle w:val="Hyperlink"/>
              <w:noProof/>
            </w:rPr>
            <w:fldChar w:fldCharType="end"/>
          </w:r>
        </w:p>
        <w:p w14:paraId="2F1ECD4F" w14:textId="455E760E"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"_Toc151719171"</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2.4 Hoàn tác xóa sản phẩm (admin)</w:t>
          </w:r>
          <w:r>
            <w:rPr>
              <w:noProof/>
              <w:webHidden/>
            </w:rPr>
            <w:tab/>
          </w:r>
          <w:r>
            <w:rPr>
              <w:noProof/>
              <w:webHidden/>
            </w:rPr>
            <w:fldChar w:fldCharType="begin"/>
          </w:r>
          <w:r>
            <w:rPr>
              <w:noProof/>
              <w:webHidden/>
            </w:rPr>
            <w:instrText xml:space="preserve"> PAGEREF _Toc151719171 \h </w:instrText>
          </w:r>
          <w:r>
            <w:rPr>
              <w:noProof/>
              <w:webHidden/>
            </w:rPr>
          </w:r>
          <w:r>
            <w:rPr>
              <w:rFonts w:hint="eastAsia"/>
              <w:noProof/>
              <w:webHidden/>
            </w:rPr>
            <w:fldChar w:fldCharType="separate"/>
          </w:r>
          <w:r>
            <w:rPr>
              <w:rFonts w:hint="eastAsia"/>
              <w:noProof/>
              <w:webHidden/>
            </w:rPr>
            <w:t>13</w:t>
          </w:r>
          <w:r>
            <w:rPr>
              <w:noProof/>
              <w:webHidden/>
            </w:rPr>
            <w:fldChar w:fldCharType="end"/>
          </w:r>
          <w:r w:rsidRPr="00B3108B">
            <w:rPr>
              <w:rStyle w:val="Hyperlink"/>
              <w:noProof/>
            </w:rPr>
            <w:fldChar w:fldCharType="end"/>
          </w:r>
        </w:p>
        <w:p w14:paraId="4BB70E6A" w14:textId="7CE87FB9" w:rsidR="00C3100B" w:rsidRDefault="00C3100B">
          <w:pPr>
            <w:pStyle w:val="TOC3"/>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"_Toc151719172"</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2.5 Đánh giá sản phẩm</w:t>
          </w:r>
          <w:r>
            <w:rPr>
              <w:noProof/>
              <w:webHidden/>
            </w:rPr>
            <w:tab/>
          </w:r>
          <w:r>
            <w:rPr>
              <w:noProof/>
              <w:webHidden/>
            </w:rPr>
            <w:fldChar w:fldCharType="begin"/>
          </w:r>
          <w:r>
            <w:rPr>
              <w:noProof/>
              <w:webHidden/>
            </w:rPr>
            <w:instrText xml:space="preserve"> PAGEREF _Toc151719172 \h </w:instrText>
          </w:r>
          <w:r>
            <w:rPr>
              <w:noProof/>
              <w:webHidden/>
            </w:rPr>
          </w:r>
          <w:r>
            <w:rPr>
              <w:rFonts w:hint="eastAsia"/>
              <w:noProof/>
              <w:webHidden/>
            </w:rPr>
            <w:fldChar w:fldCharType="separate"/>
          </w:r>
          <w:r>
            <w:rPr>
              <w:rFonts w:hint="eastAsia"/>
              <w:noProof/>
              <w:webHidden/>
            </w:rPr>
            <w:t>14</w:t>
          </w:r>
          <w:r>
            <w:rPr>
              <w:noProof/>
              <w:webHidden/>
            </w:rPr>
            <w:fldChar w:fldCharType="end"/>
          </w:r>
          <w:r w:rsidRPr="00B3108B">
            <w:rPr>
              <w:rStyle w:val="Hyperlink"/>
              <w:noProof/>
            </w:rPr>
            <w:fldChar w:fldCharType="end"/>
          </w:r>
        </w:p>
        <w:p w14:paraId="48B0D39F" w14:textId="2D57C9FF" w:rsidR="00C3100B" w:rsidRDefault="00C3100B">
          <w:pPr>
            <w:pStyle w:val="TOC1"/>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"_Toc151719173"</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CHƯƠNG II: Giao diện phia FrontEnd</w:t>
          </w:r>
          <w:r>
            <w:rPr>
              <w:noProof/>
              <w:webHidden/>
            </w:rPr>
            <w:tab/>
          </w:r>
          <w:r>
            <w:rPr>
              <w:noProof/>
              <w:webHidden/>
            </w:rPr>
            <w:fldChar w:fldCharType="begin"/>
          </w:r>
          <w:r>
            <w:rPr>
              <w:noProof/>
              <w:webHidden/>
            </w:rPr>
            <w:instrText xml:space="preserve"> PAGEREF _Toc151719173 \h </w:instrText>
          </w:r>
          <w:r>
            <w:rPr>
              <w:noProof/>
              <w:webHidden/>
            </w:rPr>
          </w:r>
          <w:r>
            <w:rPr>
              <w:rFonts w:hint="eastAsia"/>
              <w:noProof/>
              <w:webHidden/>
            </w:rPr>
            <w:fldChar w:fldCharType="separate"/>
          </w:r>
          <w:r>
            <w:rPr>
              <w:rFonts w:hint="eastAsia"/>
              <w:noProof/>
              <w:webHidden/>
            </w:rPr>
            <w:t>15</w:t>
          </w:r>
          <w:r>
            <w:rPr>
              <w:noProof/>
              <w:webHidden/>
            </w:rPr>
            <w:fldChar w:fldCharType="end"/>
          </w:r>
          <w:r w:rsidRPr="00B3108B">
            <w:rPr>
              <w:rStyle w:val="Hyperlink"/>
              <w:noProof/>
            </w:rPr>
            <w:fldChar w:fldCharType="end"/>
          </w:r>
        </w:p>
        <w:p w14:paraId="42B34FCE" w14:textId="10A689A9" w:rsidR="00C3100B" w:rsidRDefault="00C3100B">
          <w:pPr>
            <w:pStyle w:val="TOC2"/>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"_Toc151719174"</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1. Trang Client</w:t>
          </w:r>
          <w:r>
            <w:rPr>
              <w:noProof/>
              <w:webHidden/>
            </w:rPr>
            <w:tab/>
          </w:r>
          <w:r>
            <w:rPr>
              <w:noProof/>
              <w:webHidden/>
            </w:rPr>
            <w:fldChar w:fldCharType="begin"/>
          </w:r>
          <w:r>
            <w:rPr>
              <w:noProof/>
              <w:webHidden/>
            </w:rPr>
            <w:instrText xml:space="preserve"> PAGEREF _Toc151719174 \h </w:instrText>
          </w:r>
          <w:r>
            <w:rPr>
              <w:noProof/>
              <w:webHidden/>
            </w:rPr>
          </w:r>
          <w:r>
            <w:rPr>
              <w:rFonts w:hint="eastAsia"/>
              <w:noProof/>
              <w:webHidden/>
            </w:rPr>
            <w:fldChar w:fldCharType="separate"/>
          </w:r>
          <w:r>
            <w:rPr>
              <w:rFonts w:hint="eastAsia"/>
              <w:noProof/>
              <w:webHidden/>
            </w:rPr>
            <w:t>15</w:t>
          </w:r>
          <w:r>
            <w:rPr>
              <w:noProof/>
              <w:webHidden/>
            </w:rPr>
            <w:fldChar w:fldCharType="end"/>
          </w:r>
          <w:r w:rsidRPr="00B3108B">
            <w:rPr>
              <w:rStyle w:val="Hyperlink"/>
              <w:noProof/>
            </w:rPr>
            <w:fldChar w:fldCharType="end"/>
          </w:r>
        </w:p>
        <w:p w14:paraId="740971E4" w14:textId="21AF64D2" w:rsidR="00C3100B" w:rsidRDefault="00C3100B">
          <w:pPr>
            <w:pStyle w:val="TOC2"/>
            <w:tabs>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"_Toc151719175"</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1. Trang Admin</w:t>
          </w:r>
          <w:r>
            <w:rPr>
              <w:noProof/>
              <w:webHidden/>
            </w:rPr>
            <w:tab/>
          </w:r>
          <w:r>
            <w:rPr>
              <w:noProof/>
              <w:webHidden/>
            </w:rPr>
            <w:fldChar w:fldCharType="begin"/>
          </w:r>
          <w:r>
            <w:rPr>
              <w:noProof/>
              <w:webHidden/>
            </w:rPr>
            <w:instrText xml:space="preserve"> PAGEREF _Toc151719175 \h </w:instrText>
          </w:r>
          <w:r>
            <w:rPr>
              <w:noProof/>
              <w:webHidden/>
            </w:rPr>
          </w:r>
          <w:r>
            <w:rPr>
              <w:rFonts w:hint="eastAsia"/>
              <w:noProof/>
              <w:webHidden/>
            </w:rPr>
            <w:fldChar w:fldCharType="separate"/>
          </w:r>
          <w:r>
            <w:rPr>
              <w:rFonts w:hint="eastAsia"/>
              <w:noProof/>
              <w:webHidden/>
            </w:rPr>
            <w:t>16</w:t>
          </w:r>
          <w:r>
            <w:rPr>
              <w:noProof/>
              <w:webHidden/>
            </w:rPr>
            <w:fldChar w:fldCharType="end"/>
          </w:r>
          <w:r w:rsidRPr="00B3108B">
            <w:rPr>
              <w:rStyle w:val="Hyperlink"/>
              <w:noProof/>
            </w:rPr>
            <w:fldChar w:fldCharType="end"/>
          </w:r>
        </w:p>
        <w:p w14:paraId="296332CA" w14:textId="5FA192EF" w:rsidR="00C3100B" w:rsidRDefault="00C3100B">
          <w:pPr>
            <w:pStyle w:val="TOC1"/>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"_Toc151719176"</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CHƯƠNG III: Kết luận và hướng phát triển</w:t>
          </w:r>
          <w:r>
            <w:rPr>
              <w:noProof/>
              <w:webHidden/>
            </w:rPr>
            <w:tab/>
          </w:r>
          <w:r>
            <w:rPr>
              <w:noProof/>
              <w:webHidden/>
            </w:rPr>
            <w:fldChar w:fldCharType="begin"/>
          </w:r>
          <w:r>
            <w:rPr>
              <w:noProof/>
              <w:webHidden/>
            </w:rPr>
            <w:instrText xml:space="preserve"> PAGEREF _Toc151719176 \h </w:instrText>
          </w:r>
          <w:r>
            <w:rPr>
              <w:noProof/>
              <w:webHidden/>
            </w:rPr>
          </w:r>
          <w:r>
            <w:rPr>
              <w:rFonts w:hint="eastAsia"/>
              <w:noProof/>
              <w:webHidden/>
            </w:rPr>
            <w:fldChar w:fldCharType="separate"/>
          </w:r>
          <w:r>
            <w:rPr>
              <w:rFonts w:hint="eastAsia"/>
              <w:noProof/>
              <w:webHidden/>
            </w:rPr>
            <w:t>17</w:t>
          </w:r>
          <w:r>
            <w:rPr>
              <w:noProof/>
              <w:webHidden/>
            </w:rPr>
            <w:fldChar w:fldCharType="end"/>
          </w:r>
          <w:r w:rsidRPr="00B3108B">
            <w:rPr>
              <w:rStyle w:val="Hyperlink"/>
              <w:noProof/>
            </w:rPr>
            <w:fldChar w:fldCharType="end"/>
          </w:r>
        </w:p>
        <w:p w14:paraId="5DA025B4" w14:textId="0467992D" w:rsidR="00C3100B" w:rsidRDefault="00C3100B">
          <w:pPr>
            <w:pStyle w:val="TOC2"/>
            <w:tabs>
              <w:tab w:val="left" w:pos="880"/>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"_Toc151719177"</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1.</w:t>
          </w:r>
          <w:r>
            <w:rPr>
              <w:rFonts w:asciiTheme="minorHAnsi" w:hAnsiTheme="minorHAnsi"/>
              <w:noProof/>
              <w:sz w:val="22"/>
              <w:szCs w:val="22"/>
            </w:rPr>
            <w:tab/>
          </w:r>
          <w:r w:rsidRPr="00B3108B">
            <w:rPr>
              <w:rStyle w:val="Hyperlink"/>
              <w:noProof/>
            </w:rPr>
            <w:t>Kết quả đạt được</w:t>
          </w:r>
          <w:r>
            <w:rPr>
              <w:noProof/>
              <w:webHidden/>
            </w:rPr>
            <w:tab/>
          </w:r>
          <w:r>
            <w:rPr>
              <w:noProof/>
              <w:webHidden/>
            </w:rPr>
            <w:fldChar w:fldCharType="begin"/>
          </w:r>
          <w:r>
            <w:rPr>
              <w:noProof/>
              <w:webHidden/>
            </w:rPr>
            <w:instrText xml:space="preserve"> PAGEREF _Toc151719177 \h </w:instrText>
          </w:r>
          <w:r>
            <w:rPr>
              <w:noProof/>
              <w:webHidden/>
            </w:rPr>
          </w:r>
          <w:r>
            <w:rPr>
              <w:rFonts w:hint="eastAsia"/>
              <w:noProof/>
              <w:webHidden/>
            </w:rPr>
            <w:fldChar w:fldCharType="separate"/>
          </w:r>
          <w:r>
            <w:rPr>
              <w:rFonts w:hint="eastAsia"/>
              <w:noProof/>
              <w:webHidden/>
            </w:rPr>
            <w:t>17</w:t>
          </w:r>
          <w:r>
            <w:rPr>
              <w:noProof/>
              <w:webHidden/>
            </w:rPr>
            <w:fldChar w:fldCharType="end"/>
          </w:r>
          <w:r w:rsidRPr="00B3108B">
            <w:rPr>
              <w:rStyle w:val="Hyperlink"/>
              <w:noProof/>
            </w:rPr>
            <w:fldChar w:fldCharType="end"/>
          </w:r>
        </w:p>
        <w:p w14:paraId="63D35EAD" w14:textId="5C61768D" w:rsidR="00C3100B" w:rsidRDefault="00C3100B">
          <w:pPr>
            <w:pStyle w:val="TOC2"/>
            <w:tabs>
              <w:tab w:val="left" w:pos="880"/>
              <w:tab w:val="right" w:leader="dot" w:pos="9350"/>
            </w:tabs>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"_Toc151719178"</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2.</w:t>
          </w:r>
          <w:r>
            <w:rPr>
              <w:rFonts w:asciiTheme="minorHAnsi" w:hAnsiTheme="minorHAnsi"/>
              <w:noProof/>
              <w:sz w:val="22"/>
              <w:szCs w:val="22"/>
            </w:rPr>
            <w:tab/>
          </w:r>
          <w:r w:rsidRPr="00B3108B">
            <w:rPr>
              <w:rStyle w:val="Hyperlink"/>
              <w:noProof/>
            </w:rPr>
            <w:t>Hướng phát triển</w:t>
          </w:r>
          <w:r>
            <w:rPr>
              <w:noProof/>
              <w:webHidden/>
            </w:rPr>
            <w:tab/>
          </w:r>
          <w:r>
            <w:rPr>
              <w:noProof/>
              <w:webHidden/>
            </w:rPr>
            <w:fldChar w:fldCharType="begin"/>
          </w:r>
          <w:r>
            <w:rPr>
              <w:noProof/>
              <w:webHidden/>
            </w:rPr>
            <w:instrText xml:space="preserve"> PAGEREF _Toc151719178 \h </w:instrText>
          </w:r>
          <w:r>
            <w:rPr>
              <w:noProof/>
              <w:webHidden/>
            </w:rPr>
          </w:r>
          <w:r>
            <w:rPr>
              <w:rFonts w:hint="eastAsia"/>
              <w:noProof/>
              <w:webHidden/>
            </w:rPr>
            <w:fldChar w:fldCharType="separate"/>
          </w:r>
          <w:r>
            <w:rPr>
              <w:rFonts w:hint="eastAsia"/>
              <w:noProof/>
              <w:webHidden/>
            </w:rPr>
            <w:t>17</w:t>
          </w:r>
          <w:r>
            <w:rPr>
              <w:noProof/>
              <w:webHidden/>
            </w:rPr>
            <w:fldChar w:fldCharType="end"/>
          </w:r>
          <w:r w:rsidRPr="00B3108B">
            <w:rPr>
              <w:rStyle w:val="Hyperlink"/>
              <w:noProof/>
            </w:rPr>
            <w:fldChar w:fldCharType="end"/>
          </w:r>
        </w:p>
        <w:p w14:paraId="3EE40F74" w14:textId="72CEF442" w:rsidR="00C3100B" w:rsidRDefault="00C3100B">
          <w:pPr>
            <w:pStyle w:val="TOC1"/>
            <w:rPr>
              <w:rFonts w:asciiTheme="minorHAnsi" w:hAnsiTheme="minorHAnsi"/>
              <w:noProof/>
              <w:sz w:val="22"/>
              <w:szCs w:val="22"/>
            </w:rPr>
          </w:pPr>
          <w:r w:rsidRPr="00B3108B">
            <w:rPr>
              <w:rStyle w:val="Hyperlink"/>
              <w:noProof/>
            </w:rPr>
            <w:fldChar w:fldCharType="begin"/>
          </w:r>
          <w:r w:rsidRPr="00B3108B">
            <w:rPr>
              <w:rStyle w:val="Hyperlink"/>
              <w:noProof/>
            </w:rPr>
            <w:instrText xml:space="preserve"> </w:instrText>
          </w:r>
          <w:r>
            <w:rPr>
              <w:noProof/>
            </w:rPr>
            <w:instrText>HYPERLINK \l "_Toc151719179"</w:instrText>
          </w:r>
          <w:r w:rsidRPr="00B3108B">
            <w:rPr>
              <w:rStyle w:val="Hyperlink"/>
              <w:noProof/>
            </w:rPr>
            <w:instrText xml:space="preserve"> </w:instrText>
          </w:r>
          <w:r w:rsidRPr="00B3108B">
            <w:rPr>
              <w:rStyle w:val="Hyperlink"/>
              <w:noProof/>
            </w:rPr>
          </w:r>
          <w:r w:rsidRPr="00B3108B">
            <w:rPr>
              <w:rStyle w:val="Hyperlink"/>
              <w:noProof/>
            </w:rPr>
            <w:fldChar w:fldCharType="separate"/>
          </w:r>
          <w:r w:rsidRPr="00B3108B">
            <w:rPr>
              <w:rStyle w:val="Hyperlink"/>
              <w:noProof/>
            </w:rPr>
            <w:t>TÀI LIỆU THAM KHẢO</w:t>
          </w:r>
          <w:r>
            <w:rPr>
              <w:noProof/>
              <w:webHidden/>
            </w:rPr>
            <w:tab/>
          </w:r>
          <w:r>
            <w:rPr>
              <w:noProof/>
              <w:webHidden/>
            </w:rPr>
            <w:fldChar w:fldCharType="begin"/>
          </w:r>
          <w:r>
            <w:rPr>
              <w:noProof/>
              <w:webHidden/>
            </w:rPr>
            <w:instrText xml:space="preserve"> PAGEREF _Toc151719179 \h </w:instrText>
          </w:r>
          <w:r>
            <w:rPr>
              <w:noProof/>
              <w:webHidden/>
            </w:rPr>
          </w:r>
          <w:r>
            <w:rPr>
              <w:rFonts w:hint="eastAsia"/>
              <w:noProof/>
              <w:webHidden/>
            </w:rPr>
            <w:fldChar w:fldCharType="separate"/>
          </w:r>
          <w:r>
            <w:rPr>
              <w:rFonts w:hint="eastAsia"/>
              <w:noProof/>
              <w:webHidden/>
            </w:rPr>
            <w:t>18</w:t>
          </w:r>
          <w:r>
            <w:rPr>
              <w:noProof/>
              <w:webHidden/>
            </w:rPr>
            <w:fldChar w:fldCharType="end"/>
          </w:r>
          <w:r w:rsidRPr="00B3108B">
            <w:rPr>
              <w:rStyle w:val="Hyperlink"/>
              <w:noProof/>
            </w:rPr>
            <w:fldChar w:fldCharType="end"/>
          </w:r>
        </w:p>
        <w:p w14:paraId="69AB3AD8" w14:textId="4E31B19A" w:rsidR="00080493" w:rsidRDefault="00080493">
          <w:r>
            <w:rPr>
              <w:b/>
              <w:bCs/>
              <w:noProof/>
            </w:rPr>
            <w:lastRenderedPageBreak/>
            <w:fldChar w:fldCharType="end"/>
          </w:r>
        </w:p>
      </w:sdtContent>
    </w:sdt>
    <w:p w14:paraId="2C596112" w14:textId="77777777" w:rsidR="00080493" w:rsidRPr="00080493" w:rsidRDefault="00080493" w:rsidP="00080493"/>
    <w:p w14:paraId="7AB3A09D" w14:textId="0327ABC2" w:rsidR="004E100F" w:rsidRDefault="004E100F" w:rsidP="00080493">
      <w:pPr>
        <w:pStyle w:val="Heading1"/>
        <w:numPr>
          <w:ilvl w:val="0"/>
          <w:numId w:val="0"/>
        </w:numPr>
        <w:ind w:left="360"/>
      </w:pPr>
      <w:bookmarkStart w:id="2" w:name="_Toc151719155"/>
      <w:r>
        <w:lastRenderedPageBreak/>
        <w:t>GIỚI THIỆU</w:t>
      </w:r>
      <w:bookmarkEnd w:id="2"/>
    </w:p>
    <w:p w14:paraId="542EE37E" w14:textId="08D763A9" w:rsidR="004E100F" w:rsidRDefault="003C4C01" w:rsidP="003C4C01">
      <w:pPr>
        <w:pStyle w:val="Heading2"/>
      </w:pPr>
      <w:bookmarkStart w:id="3" w:name="_Toc151719156"/>
      <w:r>
        <w:t>Đặt vấn đề</w:t>
      </w:r>
      <w:bookmarkEnd w:id="3"/>
    </w:p>
    <w:p w14:paraId="5E4FF226" w14:textId="77777777" w:rsidR="003C4C01" w:rsidRDefault="003C4C01" w:rsidP="003C4C01">
      <w:pPr>
        <w:spacing w:after="240"/>
        <w:ind w:firstLine="576"/>
        <w:rPr>
          <w:rFonts w:hint="eastAsia"/>
        </w:rPr>
      </w:pPr>
      <w:r>
        <w:rPr>
          <w:rStyle w:val="Strong"/>
          <w:rFonts w:ascii="Arial" w:hAnsi="Arial" w:cs="Arial"/>
          <w:b w:val="0"/>
          <w:bCs w:val="0"/>
          <w:color w:val="1F1F1F"/>
        </w:rPr>
        <w:t>Ngày nay, sự phát triển mạnh mẽ của khoa học công nghệ là một trong những yếu tố quyết định và có vai trò hết sức quan trọng tạo nên những bước đột phá mạnh mẽ cho nền kinh tế, đất nước... Chúng ta có thể cảm nhận và thấy được công nghệ sẽ tạo được ảnh hưởng to lớn đối với tất cả các ngành và cả trong đời sống ngày thường.</w:t>
      </w:r>
    </w:p>
    <w:p w14:paraId="3C09744C" w14:textId="77777777" w:rsidR="003C4C01" w:rsidRDefault="003C4C01" w:rsidP="003C4C01">
      <w:pPr>
        <w:spacing w:after="240"/>
        <w:ind w:firstLine="576"/>
        <w:rPr>
          <w:rFonts w:hint="eastAsia"/>
        </w:rPr>
      </w:pPr>
      <w:r>
        <w:rPr>
          <w:rStyle w:val="Strong"/>
          <w:rFonts w:ascii="Arial" w:hAnsi="Arial" w:cs="Arial"/>
          <w:b w:val="0"/>
          <w:bCs w:val="0"/>
          <w:color w:val="1F1F1F"/>
        </w:rPr>
        <w:t>Khi con người đang sống trong thời kì phát triển 4.0, mọi thứ đều trở nên tiên tiến, lĩnh vực thương mại điện tử đang là mục tiêu của nhiều người kinh doanh. Khi mà con người sử dụng internet rất nhiều và có xu hướng chuyển qua mua sắm trực tuyến bởi sự tiện lợi, đa dạng và những lợi ích nó đem lại. Việc không xây dựng một website bán hàng đối với các doanh nghiệp kinh doanh đó là một thiếu sót lớn và bỏ lỡ nhiều cơ hội để đem sản phẩm mình đến gần hơn với người tiêu dùng.</w:t>
      </w:r>
    </w:p>
    <w:p w14:paraId="33BDBBE9" w14:textId="39309C8B" w:rsidR="003C4C01" w:rsidRPr="003C4C01" w:rsidRDefault="003C4C01" w:rsidP="003C4C01">
      <w:pPr>
        <w:spacing w:after="240"/>
        <w:ind w:firstLine="576"/>
        <w:rPr>
          <w:rFonts w:hint="eastAsia"/>
        </w:rPr>
      </w:pPr>
      <w:r>
        <w:rPr>
          <w:rStyle w:val="Strong"/>
          <w:rFonts w:ascii="Arial" w:hAnsi="Arial" w:cs="Arial"/>
          <w:b w:val="0"/>
          <w:bCs w:val="0"/>
          <w:color w:val="1F1F1F"/>
        </w:rPr>
        <w:t>Để nhắm bắt tình hình trên, cho thấy việc xây dựng một website bán hàng trực tuyến sẽ có rất nhiều lợi ích, có thể tạo dựng hình ảnh của một cửa hàng, một doanh nghiệp uy tín, thân thiện, giúp sản phẩm được nhiều người biết đến, giúp việc mua bán trở nên dễ dàng... Đó là lý do em chọn chủ đề” website quản lý bán len” với mong muốn giúp cho việc quản lý mua bán được dễ dàng, thuận tiện, đa dạng và tránh những bất cập, thiếu sót trong việc kinh doanh.</w:t>
      </w:r>
    </w:p>
    <w:p w14:paraId="11FB98A8" w14:textId="783C3CB4" w:rsidR="003C4C01" w:rsidRDefault="003C4C01" w:rsidP="003C4C01">
      <w:pPr>
        <w:pStyle w:val="Heading2"/>
      </w:pPr>
      <w:bookmarkStart w:id="4" w:name="_Toc151719157"/>
      <w:r>
        <w:t>Mục tiêu đề tài</w:t>
      </w:r>
      <w:bookmarkEnd w:id="4"/>
    </w:p>
    <w:p w14:paraId="447B1F4D" w14:textId="7AFD8FB4" w:rsidR="003C4C01" w:rsidRDefault="00AA5B0E" w:rsidP="003C4C01">
      <w:pPr>
        <w:rPr>
          <w:rFonts w:hint="eastAsia"/>
        </w:rPr>
      </w:pPr>
      <w:r>
        <w:t>Tạo ra một trang web bán hàng điện tử trực tuyến cho chủ cửa hàng có thể quảng bá sản phẩm của mình một cách phổ biến, tối ưu hóa chiến lược quản lý. Khách hàng có thể dễ tiếp cận được những sản phẩm của mình cần với giá cả ổn định.</w:t>
      </w:r>
    </w:p>
    <w:p w14:paraId="58846037" w14:textId="17465068" w:rsidR="00AA5B0E" w:rsidRDefault="00AA5B0E" w:rsidP="00AA5B0E">
      <w:pPr>
        <w:pStyle w:val="Heading1"/>
      </w:pPr>
      <w:bookmarkStart w:id="5" w:name="_Toc151719158"/>
      <w:r>
        <w:lastRenderedPageBreak/>
        <w:t>Chức năng phía Backend</w:t>
      </w:r>
      <w:bookmarkEnd w:id="5"/>
    </w:p>
    <w:p w14:paraId="64A73A0A" w14:textId="58AB8770" w:rsidR="00AA5B0E" w:rsidRPr="00080493" w:rsidRDefault="00AA5B0E" w:rsidP="00080493">
      <w:pPr>
        <w:pStyle w:val="Heading2"/>
        <w:numPr>
          <w:ilvl w:val="1"/>
          <w:numId w:val="4"/>
        </w:numPr>
      </w:pPr>
      <w:bookmarkStart w:id="6" w:name="_Toc151719159"/>
      <w:r>
        <w:t>User</w:t>
      </w:r>
      <w:bookmarkEnd w:id="6"/>
    </w:p>
    <w:p w14:paraId="2750733C" w14:textId="1CD27B09" w:rsidR="00AA5B0E" w:rsidRDefault="00AC1748" w:rsidP="00AA5B0E">
      <w:pPr>
        <w:pStyle w:val="Heading3"/>
      </w:pPr>
      <w:bookmarkStart w:id="7" w:name="_Toc151719160"/>
      <w:r>
        <w:t>Đăng ký tài khoản với User</w:t>
      </w:r>
      <w:bookmarkEnd w:id="7"/>
    </w:p>
    <w:tbl>
      <w:tblPr>
        <w:tblStyle w:val="TableGrid"/>
        <w:tblW w:w="0" w:type="auto"/>
        <w:tblLook w:val="04A0" w:firstRow="1" w:lastRow="0" w:firstColumn="1" w:lastColumn="0" w:noHBand="0" w:noVBand="1"/>
      </w:tblPr>
      <w:tblGrid>
        <w:gridCol w:w="9350"/>
      </w:tblGrid>
      <w:tr w:rsidR="00AA5B0E" w14:paraId="3906561D" w14:textId="77777777" w:rsidTr="00AA5B0E">
        <w:trPr>
          <w:trHeight w:val="4354"/>
        </w:trPr>
        <w:tc>
          <w:tcPr>
            <w:tcW w:w="8930" w:type="dxa"/>
          </w:tcPr>
          <w:p w14:paraId="1243404C" w14:textId="43225A58" w:rsidR="00AA5B0E" w:rsidRDefault="00AA5B0E" w:rsidP="00AA5B0E">
            <w:pPr>
              <w:rPr>
                <w:rFonts w:hint="eastAsia"/>
              </w:rPr>
            </w:pPr>
            <w:r w:rsidRPr="00AA5B0E">
              <w:rPr>
                <w:noProof/>
              </w:rPr>
              <w:drawing>
                <wp:anchor distT="0" distB="0" distL="114300" distR="114300" simplePos="0" relativeHeight="251658240" behindDoc="1" locked="0" layoutInCell="1" allowOverlap="1" wp14:anchorId="17F0CA92" wp14:editId="3B5E78FC">
                  <wp:simplePos x="0" y="0"/>
                  <wp:positionH relativeFrom="column">
                    <wp:posOffset>-65405</wp:posOffset>
                  </wp:positionH>
                  <wp:positionV relativeFrom="paragraph">
                    <wp:posOffset>0</wp:posOffset>
                  </wp:positionV>
                  <wp:extent cx="5943600" cy="3505200"/>
                  <wp:effectExtent l="0" t="0" r="0" b="0"/>
                  <wp:wrapTight wrapText="bothSides">
                    <wp:wrapPolygon edited="0">
                      <wp:start x="0" y="0"/>
                      <wp:lineTo x="0" y="21483"/>
                      <wp:lineTo x="21531" y="21483"/>
                      <wp:lineTo x="21531" y="0"/>
                      <wp:lineTo x="0" y="0"/>
                    </wp:wrapPolygon>
                  </wp:wrapTight>
                  <wp:docPr id="131830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0746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anchor>
              </w:drawing>
            </w:r>
          </w:p>
        </w:tc>
      </w:tr>
    </w:tbl>
    <w:p w14:paraId="10C0489C" w14:textId="3A40DE46" w:rsidR="00AA5B0E" w:rsidRDefault="00AA5B0E" w:rsidP="00AA5B0E">
      <w:pPr>
        <w:rPr>
          <w:rFonts w:hint="eastAsia"/>
        </w:rPr>
      </w:pPr>
    </w:p>
    <w:p w14:paraId="7397CDCC" w14:textId="05461BC8" w:rsidR="00AA5B0E" w:rsidRDefault="00AC1748" w:rsidP="00AA5B0E">
      <w:pPr>
        <w:pStyle w:val="Heading3"/>
      </w:pPr>
      <w:bookmarkStart w:id="8" w:name="_Toc151719161"/>
      <w:r>
        <w:lastRenderedPageBreak/>
        <w:t>Đăng nhập</w:t>
      </w:r>
      <w:bookmarkEnd w:id="8"/>
    </w:p>
    <w:p w14:paraId="43DF5123" w14:textId="42763AEA" w:rsidR="00AA5B0E" w:rsidRDefault="00AA5B0E" w:rsidP="00AA5B0E">
      <w:pPr>
        <w:rPr>
          <w:rFonts w:hint="eastAsia"/>
        </w:rPr>
      </w:pPr>
      <w:r w:rsidRPr="00AA5B0E">
        <w:rPr>
          <w:noProof/>
        </w:rPr>
        <w:drawing>
          <wp:inline distT="0" distB="0" distL="0" distR="0" wp14:anchorId="4CBEFAE6" wp14:editId="64E8E208">
            <wp:extent cx="6009537" cy="4572000"/>
            <wp:effectExtent l="0" t="0" r="0" b="0"/>
            <wp:docPr id="129963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35448" name=""/>
                    <pic:cNvPicPr/>
                  </pic:nvPicPr>
                  <pic:blipFill>
                    <a:blip r:embed="rId10"/>
                    <a:stretch>
                      <a:fillRect/>
                    </a:stretch>
                  </pic:blipFill>
                  <pic:spPr>
                    <a:xfrm>
                      <a:off x="0" y="0"/>
                      <a:ext cx="6032038" cy="4589119"/>
                    </a:xfrm>
                    <a:prstGeom prst="rect">
                      <a:avLst/>
                    </a:prstGeom>
                  </pic:spPr>
                </pic:pic>
              </a:graphicData>
            </a:graphic>
          </wp:inline>
        </w:drawing>
      </w:r>
    </w:p>
    <w:p w14:paraId="10A10D29" w14:textId="1303133B" w:rsidR="00CE4CE1" w:rsidRDefault="00AC1748" w:rsidP="00CE4CE1">
      <w:pPr>
        <w:pStyle w:val="Heading3"/>
      </w:pPr>
      <w:bookmarkStart w:id="9" w:name="_Toc151719162"/>
      <w:r>
        <w:t>Đăng xuất</w:t>
      </w:r>
      <w:bookmarkEnd w:id="9"/>
    </w:p>
    <w:p w14:paraId="1ED53030" w14:textId="2DF25FA7" w:rsidR="00CE4CE1" w:rsidRDefault="00CE4CE1" w:rsidP="00CE4CE1">
      <w:pPr>
        <w:rPr>
          <w:rFonts w:hint="eastAsia"/>
        </w:rPr>
      </w:pPr>
      <w:r w:rsidRPr="00CE4CE1">
        <w:rPr>
          <w:noProof/>
        </w:rPr>
        <w:drawing>
          <wp:inline distT="0" distB="0" distL="0" distR="0" wp14:anchorId="464C4490" wp14:editId="707F666F">
            <wp:extent cx="5943600" cy="2758440"/>
            <wp:effectExtent l="0" t="0" r="0" b="3810"/>
            <wp:docPr id="154575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2418" name=""/>
                    <pic:cNvPicPr/>
                  </pic:nvPicPr>
                  <pic:blipFill>
                    <a:blip r:embed="rId11"/>
                    <a:stretch>
                      <a:fillRect/>
                    </a:stretch>
                  </pic:blipFill>
                  <pic:spPr>
                    <a:xfrm>
                      <a:off x="0" y="0"/>
                      <a:ext cx="5943600" cy="2758440"/>
                    </a:xfrm>
                    <a:prstGeom prst="rect">
                      <a:avLst/>
                    </a:prstGeom>
                  </pic:spPr>
                </pic:pic>
              </a:graphicData>
            </a:graphic>
          </wp:inline>
        </w:drawing>
      </w:r>
    </w:p>
    <w:p w14:paraId="54326039" w14:textId="6F1581A9" w:rsidR="00CE4CE1" w:rsidRDefault="00AC1748" w:rsidP="00CE4CE1">
      <w:pPr>
        <w:pStyle w:val="Heading3"/>
      </w:pPr>
      <w:bookmarkStart w:id="10" w:name="_Toc151719163"/>
      <w:r>
        <w:lastRenderedPageBreak/>
        <w:t>Quên mật khẩu</w:t>
      </w:r>
      <w:bookmarkEnd w:id="10"/>
    </w:p>
    <w:p w14:paraId="4858B6D9" w14:textId="1CC3502E" w:rsidR="00CE4CE1" w:rsidRDefault="00CE4CE1" w:rsidP="00CE4CE1">
      <w:pPr>
        <w:rPr>
          <w:rFonts w:hint="eastAsia"/>
        </w:rPr>
      </w:pPr>
      <w:r w:rsidRPr="00CE4CE1">
        <w:rPr>
          <w:noProof/>
        </w:rPr>
        <w:drawing>
          <wp:inline distT="0" distB="0" distL="0" distR="0" wp14:anchorId="0BE7C111" wp14:editId="43B73C64">
            <wp:extent cx="5943600" cy="4657725"/>
            <wp:effectExtent l="0" t="0" r="0" b="9525"/>
            <wp:docPr id="52935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57556" name=""/>
                    <pic:cNvPicPr/>
                  </pic:nvPicPr>
                  <pic:blipFill>
                    <a:blip r:embed="rId12"/>
                    <a:stretch>
                      <a:fillRect/>
                    </a:stretch>
                  </pic:blipFill>
                  <pic:spPr>
                    <a:xfrm>
                      <a:off x="0" y="0"/>
                      <a:ext cx="5943600" cy="4657725"/>
                    </a:xfrm>
                    <a:prstGeom prst="rect">
                      <a:avLst/>
                    </a:prstGeom>
                  </pic:spPr>
                </pic:pic>
              </a:graphicData>
            </a:graphic>
          </wp:inline>
        </w:drawing>
      </w:r>
    </w:p>
    <w:p w14:paraId="4DF2A836" w14:textId="18A393D6" w:rsidR="00CE4CE1" w:rsidRDefault="00CE4CE1" w:rsidP="00CE4CE1">
      <w:pPr>
        <w:rPr>
          <w:rFonts w:hint="eastAsia"/>
        </w:rPr>
      </w:pPr>
      <w:r>
        <w:t>1 Email sẽ được gửi qua mail</w:t>
      </w:r>
    </w:p>
    <w:p w14:paraId="6CBC61C6" w14:textId="06C1B5F3" w:rsidR="00CE4CE1" w:rsidRDefault="00CE4CE1" w:rsidP="00CE4CE1">
      <w:pPr>
        <w:rPr>
          <w:rFonts w:hint="eastAsia"/>
        </w:rPr>
      </w:pPr>
      <w:r w:rsidRPr="00CE4CE1">
        <w:rPr>
          <w:noProof/>
        </w:rPr>
        <w:drawing>
          <wp:inline distT="0" distB="0" distL="0" distR="0" wp14:anchorId="506DDEAD" wp14:editId="48A5F9E5">
            <wp:extent cx="5943600" cy="1517650"/>
            <wp:effectExtent l="0" t="0" r="0" b="6350"/>
            <wp:docPr id="5437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9375" name=""/>
                    <pic:cNvPicPr/>
                  </pic:nvPicPr>
                  <pic:blipFill>
                    <a:blip r:embed="rId13"/>
                    <a:stretch>
                      <a:fillRect/>
                    </a:stretch>
                  </pic:blipFill>
                  <pic:spPr>
                    <a:xfrm>
                      <a:off x="0" y="0"/>
                      <a:ext cx="5943600" cy="1517650"/>
                    </a:xfrm>
                    <a:prstGeom prst="rect">
                      <a:avLst/>
                    </a:prstGeom>
                  </pic:spPr>
                </pic:pic>
              </a:graphicData>
            </a:graphic>
          </wp:inline>
        </w:drawing>
      </w:r>
    </w:p>
    <w:p w14:paraId="56BAD8F0" w14:textId="4B16AEF1" w:rsidR="00CE4CE1" w:rsidRDefault="00CE4CE1" w:rsidP="00CE4CE1">
      <w:pPr>
        <w:pStyle w:val="Heading3"/>
      </w:pPr>
      <w:bookmarkStart w:id="11" w:name="_Toc151719164"/>
      <w:r>
        <w:rPr>
          <w:rFonts w:hint="eastAsia"/>
        </w:rPr>
        <w:lastRenderedPageBreak/>
        <w:t>R</w:t>
      </w:r>
      <w:r>
        <w:t>e</w:t>
      </w:r>
      <w:r w:rsidR="00AC1748">
        <w:t>set mật khẩu</w:t>
      </w:r>
      <w:bookmarkEnd w:id="11"/>
    </w:p>
    <w:p w14:paraId="469EF2FD" w14:textId="0DDD6452" w:rsidR="00CE4CE1" w:rsidRDefault="00CE4CE1" w:rsidP="00CE4CE1">
      <w:pPr>
        <w:rPr>
          <w:rFonts w:hint="eastAsia"/>
        </w:rPr>
      </w:pPr>
      <w:r w:rsidRPr="00CE4CE1">
        <w:rPr>
          <w:noProof/>
        </w:rPr>
        <w:drawing>
          <wp:inline distT="0" distB="0" distL="0" distR="0" wp14:anchorId="015E56C7" wp14:editId="446E14FC">
            <wp:extent cx="5943600" cy="3340735"/>
            <wp:effectExtent l="0" t="0" r="0" b="0"/>
            <wp:docPr id="38666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8994" name=""/>
                    <pic:cNvPicPr/>
                  </pic:nvPicPr>
                  <pic:blipFill>
                    <a:blip r:embed="rId14"/>
                    <a:stretch>
                      <a:fillRect/>
                    </a:stretch>
                  </pic:blipFill>
                  <pic:spPr>
                    <a:xfrm>
                      <a:off x="0" y="0"/>
                      <a:ext cx="5943600" cy="3340735"/>
                    </a:xfrm>
                    <a:prstGeom prst="rect">
                      <a:avLst/>
                    </a:prstGeom>
                  </pic:spPr>
                </pic:pic>
              </a:graphicData>
            </a:graphic>
          </wp:inline>
        </w:drawing>
      </w:r>
    </w:p>
    <w:p w14:paraId="691B7A5C" w14:textId="3E449AE8" w:rsidR="00CE4CE1" w:rsidRDefault="00AC1748" w:rsidP="00CE4CE1">
      <w:pPr>
        <w:pStyle w:val="Heading3"/>
      </w:pPr>
      <w:bookmarkStart w:id="12" w:name="_Toc151719165"/>
      <w:r>
        <w:lastRenderedPageBreak/>
        <w:t>Cập nhật User</w:t>
      </w:r>
      <w:bookmarkEnd w:id="12"/>
    </w:p>
    <w:p w14:paraId="32AC4532" w14:textId="29F40934" w:rsidR="00CE4CE1" w:rsidRDefault="00CE4CE1" w:rsidP="00CE4CE1">
      <w:pPr>
        <w:rPr>
          <w:rFonts w:hint="eastAsia"/>
        </w:rPr>
      </w:pPr>
      <w:r w:rsidRPr="00CE4CE1">
        <w:rPr>
          <w:noProof/>
        </w:rPr>
        <w:drawing>
          <wp:inline distT="0" distB="0" distL="0" distR="0" wp14:anchorId="1211D7C0" wp14:editId="7C1474CE">
            <wp:extent cx="5943600" cy="4932045"/>
            <wp:effectExtent l="0" t="0" r="0" b="1905"/>
            <wp:docPr id="155939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8350" name=""/>
                    <pic:cNvPicPr/>
                  </pic:nvPicPr>
                  <pic:blipFill>
                    <a:blip r:embed="rId15"/>
                    <a:stretch>
                      <a:fillRect/>
                    </a:stretch>
                  </pic:blipFill>
                  <pic:spPr>
                    <a:xfrm>
                      <a:off x="0" y="0"/>
                      <a:ext cx="5943600" cy="4932045"/>
                    </a:xfrm>
                    <a:prstGeom prst="rect">
                      <a:avLst/>
                    </a:prstGeom>
                  </pic:spPr>
                </pic:pic>
              </a:graphicData>
            </a:graphic>
          </wp:inline>
        </w:drawing>
      </w:r>
    </w:p>
    <w:p w14:paraId="0C2DB1FB" w14:textId="6058F000" w:rsidR="00CE4CE1" w:rsidRDefault="00AC1748" w:rsidP="00CE4CE1">
      <w:pPr>
        <w:pStyle w:val="Heading3"/>
      </w:pPr>
      <w:bookmarkStart w:id="13" w:name="_Toc151719166"/>
      <w:r>
        <w:lastRenderedPageBreak/>
        <w:t>Cập nhật giỏ hàng</w:t>
      </w:r>
      <w:bookmarkEnd w:id="13"/>
    </w:p>
    <w:p w14:paraId="37D79C11" w14:textId="18407459" w:rsidR="00CE4CE1" w:rsidRDefault="00CE4CE1" w:rsidP="00CE4CE1">
      <w:pPr>
        <w:rPr>
          <w:rFonts w:hint="eastAsia"/>
        </w:rPr>
      </w:pPr>
      <w:r w:rsidRPr="00CE4CE1">
        <w:rPr>
          <w:noProof/>
        </w:rPr>
        <w:drawing>
          <wp:inline distT="0" distB="0" distL="0" distR="0" wp14:anchorId="7BBC4435" wp14:editId="10E5FE75">
            <wp:extent cx="5943600" cy="4746625"/>
            <wp:effectExtent l="0" t="0" r="0" b="0"/>
            <wp:docPr id="155589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94201" name=""/>
                    <pic:cNvPicPr/>
                  </pic:nvPicPr>
                  <pic:blipFill>
                    <a:blip r:embed="rId16"/>
                    <a:stretch>
                      <a:fillRect/>
                    </a:stretch>
                  </pic:blipFill>
                  <pic:spPr>
                    <a:xfrm>
                      <a:off x="0" y="0"/>
                      <a:ext cx="5943600" cy="4746625"/>
                    </a:xfrm>
                    <a:prstGeom prst="rect">
                      <a:avLst/>
                    </a:prstGeom>
                  </pic:spPr>
                </pic:pic>
              </a:graphicData>
            </a:graphic>
          </wp:inline>
        </w:drawing>
      </w:r>
    </w:p>
    <w:p w14:paraId="052FAA2E" w14:textId="3236BBB3" w:rsidR="00CE4CE1" w:rsidRPr="00080493" w:rsidRDefault="00AC1748" w:rsidP="00080493">
      <w:pPr>
        <w:pStyle w:val="Heading2"/>
        <w:numPr>
          <w:ilvl w:val="1"/>
          <w:numId w:val="4"/>
        </w:numPr>
      </w:pPr>
      <w:bookmarkStart w:id="14" w:name="_Toc151719167"/>
      <w:r>
        <w:lastRenderedPageBreak/>
        <w:t>Product</w:t>
      </w:r>
      <w:bookmarkEnd w:id="14"/>
    </w:p>
    <w:p w14:paraId="1E436E6D" w14:textId="07AF41E3" w:rsidR="00AC1748" w:rsidRDefault="00AC1748" w:rsidP="00AC1748">
      <w:pPr>
        <w:pStyle w:val="Heading3"/>
      </w:pPr>
      <w:bookmarkStart w:id="15" w:name="_Toc151719168"/>
      <w:r>
        <w:t>Lấy các sản phẩm thỏa điều kiện lọc</w:t>
      </w:r>
      <w:bookmarkEnd w:id="15"/>
    </w:p>
    <w:p w14:paraId="23A0DD61" w14:textId="77163357" w:rsidR="00AC1748" w:rsidRDefault="00AC1748" w:rsidP="00AC1748">
      <w:pPr>
        <w:rPr>
          <w:rFonts w:hint="eastAsia"/>
        </w:rPr>
      </w:pPr>
      <w:r w:rsidRPr="00AC1748">
        <w:rPr>
          <w:noProof/>
        </w:rPr>
        <w:drawing>
          <wp:inline distT="0" distB="0" distL="0" distR="0" wp14:anchorId="29BC832C" wp14:editId="47DD03BE">
            <wp:extent cx="5943600" cy="3754120"/>
            <wp:effectExtent l="0" t="0" r="0" b="0"/>
            <wp:docPr id="148381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18920" name=""/>
                    <pic:cNvPicPr/>
                  </pic:nvPicPr>
                  <pic:blipFill>
                    <a:blip r:embed="rId17"/>
                    <a:stretch>
                      <a:fillRect/>
                    </a:stretch>
                  </pic:blipFill>
                  <pic:spPr>
                    <a:xfrm>
                      <a:off x="0" y="0"/>
                      <a:ext cx="5943600" cy="3754120"/>
                    </a:xfrm>
                    <a:prstGeom prst="rect">
                      <a:avLst/>
                    </a:prstGeom>
                  </pic:spPr>
                </pic:pic>
              </a:graphicData>
            </a:graphic>
          </wp:inline>
        </w:drawing>
      </w:r>
    </w:p>
    <w:p w14:paraId="6DCF3F70" w14:textId="480B4951" w:rsidR="00AC1748" w:rsidRDefault="00AC1748" w:rsidP="00AC1748">
      <w:pPr>
        <w:pStyle w:val="Heading3"/>
      </w:pPr>
      <w:bookmarkStart w:id="16" w:name="_Toc151719169"/>
      <w:r>
        <w:t>Lấy một sản phẩm</w:t>
      </w:r>
      <w:bookmarkEnd w:id="16"/>
    </w:p>
    <w:p w14:paraId="26E1EF04" w14:textId="27CE2CF8" w:rsidR="00AC1748" w:rsidRDefault="00AC1748" w:rsidP="00AC1748">
      <w:pPr>
        <w:rPr>
          <w:rFonts w:hint="eastAsia"/>
        </w:rPr>
      </w:pPr>
      <w:r w:rsidRPr="00AC1748">
        <w:rPr>
          <w:noProof/>
        </w:rPr>
        <w:drawing>
          <wp:inline distT="0" distB="0" distL="0" distR="0" wp14:anchorId="2B9FED6D" wp14:editId="161D9DC1">
            <wp:extent cx="5943600" cy="3592195"/>
            <wp:effectExtent l="0" t="0" r="0" b="8255"/>
            <wp:docPr id="4312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1328" name=""/>
                    <pic:cNvPicPr/>
                  </pic:nvPicPr>
                  <pic:blipFill>
                    <a:blip r:embed="rId18"/>
                    <a:stretch>
                      <a:fillRect/>
                    </a:stretch>
                  </pic:blipFill>
                  <pic:spPr>
                    <a:xfrm>
                      <a:off x="0" y="0"/>
                      <a:ext cx="5943600" cy="3592195"/>
                    </a:xfrm>
                    <a:prstGeom prst="rect">
                      <a:avLst/>
                    </a:prstGeom>
                  </pic:spPr>
                </pic:pic>
              </a:graphicData>
            </a:graphic>
          </wp:inline>
        </w:drawing>
      </w:r>
    </w:p>
    <w:p w14:paraId="06D13A54" w14:textId="2A57A972" w:rsidR="00AC1748" w:rsidRDefault="00AC1748" w:rsidP="00AC1748">
      <w:pPr>
        <w:pStyle w:val="Heading3"/>
      </w:pPr>
      <w:bookmarkStart w:id="17" w:name="_Toc151719170"/>
      <w:r>
        <w:lastRenderedPageBreak/>
        <w:t>Xoá mềm sản phẩm (admin)</w:t>
      </w:r>
      <w:bookmarkEnd w:id="17"/>
    </w:p>
    <w:p w14:paraId="232E8886" w14:textId="7EB16788" w:rsidR="00AC1748" w:rsidRDefault="00AC1748" w:rsidP="00AC1748">
      <w:pPr>
        <w:rPr>
          <w:rFonts w:hint="eastAsia"/>
        </w:rPr>
      </w:pPr>
      <w:r w:rsidRPr="00AC1748">
        <w:rPr>
          <w:noProof/>
        </w:rPr>
        <w:drawing>
          <wp:inline distT="0" distB="0" distL="0" distR="0" wp14:anchorId="76DDD167" wp14:editId="0403AFC5">
            <wp:extent cx="5943600" cy="2585085"/>
            <wp:effectExtent l="0" t="0" r="0" b="5715"/>
            <wp:docPr id="143975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53197" name=""/>
                    <pic:cNvPicPr/>
                  </pic:nvPicPr>
                  <pic:blipFill>
                    <a:blip r:embed="rId19"/>
                    <a:stretch>
                      <a:fillRect/>
                    </a:stretch>
                  </pic:blipFill>
                  <pic:spPr>
                    <a:xfrm>
                      <a:off x="0" y="0"/>
                      <a:ext cx="5943600" cy="2585085"/>
                    </a:xfrm>
                    <a:prstGeom prst="rect">
                      <a:avLst/>
                    </a:prstGeom>
                  </pic:spPr>
                </pic:pic>
              </a:graphicData>
            </a:graphic>
          </wp:inline>
        </w:drawing>
      </w:r>
    </w:p>
    <w:p w14:paraId="2EFDE7A4" w14:textId="007EB3AF" w:rsidR="00AC1748" w:rsidRDefault="00AC1748" w:rsidP="00AC1748">
      <w:pPr>
        <w:pStyle w:val="Heading3"/>
      </w:pPr>
      <w:bookmarkStart w:id="18" w:name="_Toc151719171"/>
      <w:r>
        <w:t>Hoàn tác xóa sản phẩm (admin)</w:t>
      </w:r>
      <w:bookmarkEnd w:id="18"/>
    </w:p>
    <w:p w14:paraId="139AC490" w14:textId="4ABDF4B0" w:rsidR="00AC1748" w:rsidRDefault="00AC1748" w:rsidP="00AC1748">
      <w:pPr>
        <w:rPr>
          <w:rFonts w:hint="eastAsia"/>
        </w:rPr>
      </w:pPr>
      <w:r w:rsidRPr="00AC1748">
        <w:rPr>
          <w:noProof/>
        </w:rPr>
        <w:drawing>
          <wp:inline distT="0" distB="0" distL="0" distR="0" wp14:anchorId="7460EBB6" wp14:editId="14AB81F0">
            <wp:extent cx="5943600" cy="3515995"/>
            <wp:effectExtent l="0" t="0" r="0" b="8255"/>
            <wp:docPr id="11209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50638" name=""/>
                    <pic:cNvPicPr/>
                  </pic:nvPicPr>
                  <pic:blipFill>
                    <a:blip r:embed="rId20"/>
                    <a:stretch>
                      <a:fillRect/>
                    </a:stretch>
                  </pic:blipFill>
                  <pic:spPr>
                    <a:xfrm>
                      <a:off x="0" y="0"/>
                      <a:ext cx="5943600" cy="3515995"/>
                    </a:xfrm>
                    <a:prstGeom prst="rect">
                      <a:avLst/>
                    </a:prstGeom>
                  </pic:spPr>
                </pic:pic>
              </a:graphicData>
            </a:graphic>
          </wp:inline>
        </w:drawing>
      </w:r>
    </w:p>
    <w:p w14:paraId="5034110E" w14:textId="3178B9E2" w:rsidR="00AC1748" w:rsidRDefault="00AC1748" w:rsidP="00AC1748">
      <w:pPr>
        <w:pStyle w:val="Heading3"/>
      </w:pPr>
      <w:bookmarkStart w:id="19" w:name="_Toc151719172"/>
      <w:r>
        <w:lastRenderedPageBreak/>
        <w:t>Đánh giá sản phẩm</w:t>
      </w:r>
      <w:bookmarkEnd w:id="19"/>
    </w:p>
    <w:p w14:paraId="587343CF" w14:textId="255BA950" w:rsidR="00AC1748" w:rsidRDefault="00AC1748" w:rsidP="00AC1748">
      <w:pPr>
        <w:rPr>
          <w:rFonts w:hint="eastAsia"/>
        </w:rPr>
      </w:pPr>
      <w:r w:rsidRPr="00AC1748">
        <w:rPr>
          <w:noProof/>
        </w:rPr>
        <w:drawing>
          <wp:inline distT="0" distB="0" distL="0" distR="0" wp14:anchorId="2BB6241C" wp14:editId="391C7D4D">
            <wp:extent cx="5943600" cy="4577080"/>
            <wp:effectExtent l="0" t="0" r="0" b="0"/>
            <wp:docPr id="116086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60755" name=""/>
                    <pic:cNvPicPr/>
                  </pic:nvPicPr>
                  <pic:blipFill>
                    <a:blip r:embed="rId21"/>
                    <a:stretch>
                      <a:fillRect/>
                    </a:stretch>
                  </pic:blipFill>
                  <pic:spPr>
                    <a:xfrm>
                      <a:off x="0" y="0"/>
                      <a:ext cx="5943600" cy="4577080"/>
                    </a:xfrm>
                    <a:prstGeom prst="rect">
                      <a:avLst/>
                    </a:prstGeom>
                  </pic:spPr>
                </pic:pic>
              </a:graphicData>
            </a:graphic>
          </wp:inline>
        </w:drawing>
      </w:r>
    </w:p>
    <w:p w14:paraId="390C71BB" w14:textId="0E6F0B63" w:rsidR="002C1F7D" w:rsidRDefault="002C1F7D" w:rsidP="002C1F7D">
      <w:pPr>
        <w:pStyle w:val="Heading1"/>
      </w:pPr>
      <w:bookmarkStart w:id="20" w:name="_Toc151719173"/>
      <w:r>
        <w:lastRenderedPageBreak/>
        <w:t>Giao diện phia FrontEnd</w:t>
      </w:r>
      <w:bookmarkEnd w:id="20"/>
    </w:p>
    <w:p w14:paraId="671B0131" w14:textId="6BC063F9" w:rsidR="002C1F7D" w:rsidRDefault="002C1F7D" w:rsidP="00C3100B">
      <w:pPr>
        <w:pStyle w:val="Heading2"/>
        <w:numPr>
          <w:ilvl w:val="1"/>
          <w:numId w:val="4"/>
        </w:numPr>
      </w:pPr>
      <w:bookmarkStart w:id="21" w:name="_Toc151719174"/>
      <w:r>
        <w:t>Trang Client</w:t>
      </w:r>
      <w:bookmarkEnd w:id="21"/>
    </w:p>
    <w:p w14:paraId="16025DFB" w14:textId="23E7ADB3" w:rsidR="002C1F7D" w:rsidRDefault="002C1F7D" w:rsidP="002C1F7D">
      <w:pPr>
        <w:rPr>
          <w:rFonts w:hint="eastAsia"/>
        </w:rPr>
      </w:pPr>
      <w:r w:rsidRPr="002C1F7D">
        <w:rPr>
          <w:noProof/>
        </w:rPr>
        <w:drawing>
          <wp:inline distT="0" distB="0" distL="0" distR="0" wp14:anchorId="09FF7F20" wp14:editId="3F0133BB">
            <wp:extent cx="5943600" cy="3703955"/>
            <wp:effectExtent l="0" t="0" r="0" b="0"/>
            <wp:docPr id="60835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51533" name=""/>
                    <pic:cNvPicPr/>
                  </pic:nvPicPr>
                  <pic:blipFill>
                    <a:blip r:embed="rId22"/>
                    <a:stretch>
                      <a:fillRect/>
                    </a:stretch>
                  </pic:blipFill>
                  <pic:spPr>
                    <a:xfrm>
                      <a:off x="0" y="0"/>
                      <a:ext cx="5943600" cy="3703955"/>
                    </a:xfrm>
                    <a:prstGeom prst="rect">
                      <a:avLst/>
                    </a:prstGeom>
                  </pic:spPr>
                </pic:pic>
              </a:graphicData>
            </a:graphic>
          </wp:inline>
        </w:drawing>
      </w:r>
    </w:p>
    <w:p w14:paraId="7195ED05" w14:textId="77777777" w:rsidR="002C1F7D" w:rsidRDefault="002C1F7D" w:rsidP="002C1F7D">
      <w:pPr>
        <w:rPr>
          <w:rFonts w:hint="eastAsia"/>
        </w:rPr>
      </w:pPr>
    </w:p>
    <w:p w14:paraId="2C367B63" w14:textId="35258211" w:rsidR="002C1F7D" w:rsidRDefault="002C1F7D" w:rsidP="002C1F7D">
      <w:pPr>
        <w:rPr>
          <w:rFonts w:hint="eastAsia"/>
        </w:rPr>
      </w:pPr>
      <w:r>
        <w:t>Lọc theo category</w:t>
      </w:r>
    </w:p>
    <w:p w14:paraId="20454180" w14:textId="1FC57837" w:rsidR="002C1F7D" w:rsidRDefault="002C1F7D" w:rsidP="002C1F7D">
      <w:pPr>
        <w:rPr>
          <w:rFonts w:hint="eastAsia"/>
        </w:rPr>
      </w:pPr>
      <w:r w:rsidRPr="002C1F7D">
        <w:rPr>
          <w:noProof/>
        </w:rPr>
        <w:drawing>
          <wp:inline distT="0" distB="0" distL="0" distR="0" wp14:anchorId="75A19897" wp14:editId="438D8AC1">
            <wp:extent cx="5943600" cy="2379345"/>
            <wp:effectExtent l="0" t="0" r="0" b="1905"/>
            <wp:docPr id="11208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4603" name=""/>
                    <pic:cNvPicPr/>
                  </pic:nvPicPr>
                  <pic:blipFill>
                    <a:blip r:embed="rId23"/>
                    <a:stretch>
                      <a:fillRect/>
                    </a:stretch>
                  </pic:blipFill>
                  <pic:spPr>
                    <a:xfrm>
                      <a:off x="0" y="0"/>
                      <a:ext cx="5943600" cy="2379345"/>
                    </a:xfrm>
                    <a:prstGeom prst="rect">
                      <a:avLst/>
                    </a:prstGeom>
                  </pic:spPr>
                </pic:pic>
              </a:graphicData>
            </a:graphic>
          </wp:inline>
        </w:drawing>
      </w:r>
    </w:p>
    <w:p w14:paraId="2C7123E0" w14:textId="3794C9F7" w:rsidR="002C1F7D" w:rsidRDefault="002C1F7D" w:rsidP="002C1F7D">
      <w:pPr>
        <w:rPr>
          <w:rFonts w:hint="eastAsia"/>
        </w:rPr>
      </w:pPr>
      <w:r>
        <w:t>Lọc theo thanh tìm kiếm</w:t>
      </w:r>
    </w:p>
    <w:p w14:paraId="578C7DF7" w14:textId="43D5514A" w:rsidR="002C1F7D" w:rsidRDefault="002C1F7D" w:rsidP="002C1F7D">
      <w:pPr>
        <w:rPr>
          <w:rFonts w:hint="eastAsia"/>
        </w:rPr>
      </w:pPr>
      <w:r w:rsidRPr="002C1F7D">
        <w:rPr>
          <w:noProof/>
        </w:rPr>
        <w:lastRenderedPageBreak/>
        <w:drawing>
          <wp:inline distT="0" distB="0" distL="0" distR="0" wp14:anchorId="699C6882" wp14:editId="68CB66DE">
            <wp:extent cx="5943600" cy="2734310"/>
            <wp:effectExtent l="0" t="0" r="0" b="8890"/>
            <wp:docPr id="144389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90877" name=""/>
                    <pic:cNvPicPr/>
                  </pic:nvPicPr>
                  <pic:blipFill>
                    <a:blip r:embed="rId24"/>
                    <a:stretch>
                      <a:fillRect/>
                    </a:stretch>
                  </pic:blipFill>
                  <pic:spPr>
                    <a:xfrm>
                      <a:off x="0" y="0"/>
                      <a:ext cx="5943600" cy="2734310"/>
                    </a:xfrm>
                    <a:prstGeom prst="rect">
                      <a:avLst/>
                    </a:prstGeom>
                  </pic:spPr>
                </pic:pic>
              </a:graphicData>
            </a:graphic>
          </wp:inline>
        </w:drawing>
      </w:r>
    </w:p>
    <w:p w14:paraId="6107958D" w14:textId="1966349E" w:rsidR="002C1F7D" w:rsidRDefault="002C1F7D" w:rsidP="00C3100B">
      <w:pPr>
        <w:pStyle w:val="Heading2"/>
        <w:numPr>
          <w:ilvl w:val="1"/>
          <w:numId w:val="9"/>
        </w:numPr>
      </w:pPr>
      <w:bookmarkStart w:id="22" w:name="_Toc151719175"/>
      <w:r>
        <w:t>Trang Admin</w:t>
      </w:r>
      <w:bookmarkEnd w:id="22"/>
    </w:p>
    <w:p w14:paraId="01E839DA" w14:textId="148F982B" w:rsidR="002C1F7D" w:rsidRDefault="002C1F7D" w:rsidP="002C1F7D">
      <w:pPr>
        <w:rPr>
          <w:rFonts w:hint="eastAsia"/>
        </w:rPr>
      </w:pPr>
      <w:r w:rsidRPr="002C1F7D">
        <w:rPr>
          <w:noProof/>
        </w:rPr>
        <w:drawing>
          <wp:inline distT="0" distB="0" distL="0" distR="0" wp14:anchorId="63CD5AC6" wp14:editId="75984AAB">
            <wp:extent cx="5943600" cy="3370580"/>
            <wp:effectExtent l="0" t="0" r="0" b="1270"/>
            <wp:docPr id="88434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47995" name=""/>
                    <pic:cNvPicPr/>
                  </pic:nvPicPr>
                  <pic:blipFill>
                    <a:blip r:embed="rId25"/>
                    <a:stretch>
                      <a:fillRect/>
                    </a:stretch>
                  </pic:blipFill>
                  <pic:spPr>
                    <a:xfrm>
                      <a:off x="0" y="0"/>
                      <a:ext cx="5943600" cy="3370580"/>
                    </a:xfrm>
                    <a:prstGeom prst="rect">
                      <a:avLst/>
                    </a:prstGeom>
                  </pic:spPr>
                </pic:pic>
              </a:graphicData>
            </a:graphic>
          </wp:inline>
        </w:drawing>
      </w:r>
    </w:p>
    <w:p w14:paraId="28FF2AFA" w14:textId="7F64309C" w:rsidR="002C1F7D" w:rsidRDefault="002C1F7D" w:rsidP="002C1F7D">
      <w:pPr>
        <w:rPr>
          <w:rFonts w:hint="eastAsia"/>
        </w:rPr>
      </w:pPr>
      <w:r>
        <w:t>Lọc theo category</w:t>
      </w:r>
    </w:p>
    <w:p w14:paraId="28F5E79D" w14:textId="1690955F" w:rsidR="002C1F7D" w:rsidRDefault="002C1F7D" w:rsidP="002C1F7D">
      <w:pPr>
        <w:rPr>
          <w:rFonts w:hint="eastAsia"/>
        </w:rPr>
      </w:pPr>
      <w:r w:rsidRPr="002C1F7D">
        <w:rPr>
          <w:noProof/>
        </w:rPr>
        <w:drawing>
          <wp:inline distT="0" distB="0" distL="0" distR="0" wp14:anchorId="43BF0EE4" wp14:editId="6BAF69EA">
            <wp:extent cx="5943600" cy="1259840"/>
            <wp:effectExtent l="0" t="0" r="0" b="0"/>
            <wp:docPr id="49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562" name=""/>
                    <pic:cNvPicPr/>
                  </pic:nvPicPr>
                  <pic:blipFill>
                    <a:blip r:embed="rId26"/>
                    <a:stretch>
                      <a:fillRect/>
                    </a:stretch>
                  </pic:blipFill>
                  <pic:spPr>
                    <a:xfrm>
                      <a:off x="0" y="0"/>
                      <a:ext cx="5943600" cy="1259840"/>
                    </a:xfrm>
                    <a:prstGeom prst="rect">
                      <a:avLst/>
                    </a:prstGeom>
                  </pic:spPr>
                </pic:pic>
              </a:graphicData>
            </a:graphic>
          </wp:inline>
        </w:drawing>
      </w:r>
    </w:p>
    <w:p w14:paraId="00781C94" w14:textId="3630E386" w:rsidR="002C1F7D" w:rsidRDefault="002C1F7D" w:rsidP="002C1F7D">
      <w:pPr>
        <w:pStyle w:val="Heading1"/>
      </w:pPr>
      <w:bookmarkStart w:id="23" w:name="_Toc151719176"/>
      <w:r>
        <w:lastRenderedPageBreak/>
        <w:t>Kết luận và hướng phát triển</w:t>
      </w:r>
      <w:bookmarkEnd w:id="23"/>
    </w:p>
    <w:p w14:paraId="214BE2BD" w14:textId="078B0FB6" w:rsidR="002C1F7D" w:rsidRDefault="002C1F7D">
      <w:pPr>
        <w:pStyle w:val="Heading2"/>
        <w:numPr>
          <w:ilvl w:val="0"/>
          <w:numId w:val="6"/>
        </w:numPr>
        <w:pPrChange w:id="24" w:author="Nguyen Thinh" w:date="2023-11-24T11:19:00Z">
          <w:pPr>
            <w:pStyle w:val="Heading2"/>
          </w:pPr>
        </w:pPrChange>
      </w:pPr>
      <w:bookmarkStart w:id="25" w:name="_Toc151719177"/>
      <w:r>
        <w:t>Kết quả đạt được</w:t>
      </w:r>
      <w:bookmarkEnd w:id="25"/>
    </w:p>
    <w:p w14:paraId="4EDBFA9F" w14:textId="77777777" w:rsidR="00E175C9" w:rsidRDefault="00E175C9" w:rsidP="00E175C9">
      <w:pPr>
        <w:pStyle w:val="ListParagraph"/>
        <w:numPr>
          <w:ilvl w:val="0"/>
          <w:numId w:val="5"/>
        </w:numPr>
        <w:rPr>
          <w:ins w:id="26" w:author="Nguyen Thinh" w:date="2023-11-24T11:20:00Z"/>
          <w:rFonts w:hint="eastAsia"/>
        </w:rPr>
      </w:pPr>
      <w:ins w:id="27" w:author="Nguyen Thinh" w:date="2023-11-24T11:19:00Z">
        <w:r>
          <w:rPr>
            <w:rFonts w:hint="eastAsia"/>
          </w:rPr>
          <w:t>V</w:t>
        </w:r>
        <w:r>
          <w:t xml:space="preserve">ề mặt thực tiễn: </w:t>
        </w:r>
      </w:ins>
      <w:r w:rsidR="002C1F7D">
        <w:t xml:space="preserve">Tuy chưa </w:t>
      </w:r>
      <w:r>
        <w:t>xây dựng xong phần F</w:t>
      </w:r>
      <w:ins w:id="28" w:author="Nguyen Thinh" w:date="2023-11-24T11:18:00Z">
        <w:r>
          <w:t>rontEnd nhưng phần Backend cơ bản đã giải quyết được vấn đề đặt ra.</w:t>
        </w:r>
      </w:ins>
    </w:p>
    <w:p w14:paraId="7953A4B6" w14:textId="515BD9DD" w:rsidR="00E175C9" w:rsidRDefault="00E175C9" w:rsidP="00E175C9">
      <w:pPr>
        <w:pStyle w:val="ListParagraph"/>
        <w:numPr>
          <w:ilvl w:val="0"/>
          <w:numId w:val="5"/>
        </w:numPr>
        <w:rPr>
          <w:ins w:id="29" w:author="Nguyen Thinh" w:date="2023-11-24T11:20:00Z"/>
          <w:rFonts w:hint="eastAsia"/>
        </w:rPr>
      </w:pPr>
      <w:ins w:id="30" w:author="Nguyen Thinh" w:date="2023-11-24T11:19:00Z">
        <w:r>
          <w:t>Về chức năng</w:t>
        </w:r>
      </w:ins>
      <w:ins w:id="31" w:author="Nguyen Thinh" w:date="2023-11-24T11:20:00Z">
        <w:r>
          <w:t>:</w:t>
        </w:r>
      </w:ins>
    </w:p>
    <w:p w14:paraId="5C7AAF9E" w14:textId="6C564D85" w:rsidR="00E175C9" w:rsidRDefault="00E175C9" w:rsidP="00E175C9">
      <w:pPr>
        <w:pStyle w:val="ListParagraph"/>
        <w:numPr>
          <w:ilvl w:val="0"/>
          <w:numId w:val="7"/>
        </w:numPr>
        <w:rPr>
          <w:ins w:id="32" w:author="Nguyen Thinh" w:date="2023-11-24T11:21:00Z"/>
          <w:rFonts w:hint="eastAsia"/>
        </w:rPr>
      </w:pPr>
      <w:ins w:id="33" w:author="Nguyen Thinh" w:date="2023-11-24T11:20:00Z">
        <w:r>
          <w:t>Giao diệ</w:t>
        </w:r>
      </w:ins>
      <w:ins w:id="34" w:author="Nguyen Thinh" w:date="2023-11-24T11:21:00Z">
        <w:r>
          <w:t>n quản trị viên và khách hàng</w:t>
        </w:r>
      </w:ins>
    </w:p>
    <w:p w14:paraId="202ADB83" w14:textId="4DD3A6CA" w:rsidR="00E175C9" w:rsidRDefault="00E175C9" w:rsidP="00E175C9">
      <w:pPr>
        <w:pStyle w:val="ListParagraph"/>
        <w:numPr>
          <w:ilvl w:val="0"/>
          <w:numId w:val="8"/>
        </w:numPr>
        <w:rPr>
          <w:ins w:id="35" w:author="Nguyen Thinh" w:date="2023-11-24T11:22:00Z"/>
          <w:rFonts w:hint="eastAsia"/>
        </w:rPr>
      </w:pPr>
      <w:ins w:id="36" w:author="Nguyen Thinh" w:date="2023-11-24T11:22:00Z">
        <w:r>
          <w:t>Xem và tìm kiếm sản phẩm</w:t>
        </w:r>
      </w:ins>
    </w:p>
    <w:p w14:paraId="76C5EEA5" w14:textId="2F56D4A2" w:rsidR="00E175C9" w:rsidRDefault="00E175C9" w:rsidP="00E175C9">
      <w:pPr>
        <w:pStyle w:val="ListParagraph"/>
        <w:numPr>
          <w:ilvl w:val="0"/>
          <w:numId w:val="7"/>
        </w:numPr>
        <w:rPr>
          <w:ins w:id="37" w:author="Nguyen Thinh" w:date="2023-11-24T11:23:00Z"/>
          <w:rFonts w:hint="eastAsia"/>
        </w:rPr>
      </w:pPr>
      <w:ins w:id="38" w:author="Nguyen Thinh" w:date="2023-11-24T11:22:00Z">
        <w:r>
          <w:t>Chức năng</w:t>
        </w:r>
      </w:ins>
      <w:ins w:id="39" w:author="Nguyen Thinh" w:date="2023-11-24T11:23:00Z">
        <w:r>
          <w:t xml:space="preserve"> quản trị</w:t>
        </w:r>
      </w:ins>
    </w:p>
    <w:p w14:paraId="6D9C21AF" w14:textId="71978675" w:rsidR="00E175C9" w:rsidRDefault="00E175C9" w:rsidP="00E175C9">
      <w:pPr>
        <w:pStyle w:val="ListParagraph"/>
        <w:numPr>
          <w:ilvl w:val="0"/>
          <w:numId w:val="8"/>
        </w:numPr>
        <w:rPr>
          <w:ins w:id="40" w:author="Nguyen Thinh" w:date="2023-11-24T11:23:00Z"/>
          <w:rFonts w:hint="eastAsia"/>
        </w:rPr>
      </w:pPr>
      <w:ins w:id="41" w:author="Nguyen Thinh" w:date="2023-11-24T11:23:00Z">
        <w:r>
          <w:t>Đăng ký, đăng nhập, quên mật khẩu</w:t>
        </w:r>
      </w:ins>
    </w:p>
    <w:p w14:paraId="1225A66B" w14:textId="5DE55705" w:rsidR="00E175C9" w:rsidRDefault="00E175C9" w:rsidP="00E175C9">
      <w:pPr>
        <w:pStyle w:val="ListParagraph"/>
        <w:numPr>
          <w:ilvl w:val="0"/>
          <w:numId w:val="8"/>
        </w:numPr>
        <w:rPr>
          <w:ins w:id="42" w:author="Nguyen Thinh" w:date="2023-11-24T11:23:00Z"/>
          <w:rFonts w:hint="eastAsia"/>
        </w:rPr>
      </w:pPr>
      <w:ins w:id="43" w:author="Nguyen Thinh" w:date="2023-11-24T11:23:00Z">
        <w:r>
          <w:rPr>
            <w:rFonts w:hint="eastAsia"/>
          </w:rPr>
          <w:t>T</w:t>
        </w:r>
        <w:r>
          <w:t>hêm sửa xóa sản phẩm</w:t>
        </w:r>
      </w:ins>
    </w:p>
    <w:p w14:paraId="0A44CC3A" w14:textId="25EBE624" w:rsidR="00E175C9" w:rsidRDefault="00E175C9" w:rsidP="00E175C9">
      <w:pPr>
        <w:pStyle w:val="ListParagraph"/>
        <w:numPr>
          <w:ilvl w:val="0"/>
          <w:numId w:val="8"/>
        </w:numPr>
        <w:rPr>
          <w:ins w:id="44" w:author="Nguyen Thinh" w:date="2023-11-24T11:24:00Z"/>
          <w:rFonts w:hint="eastAsia"/>
        </w:rPr>
      </w:pPr>
      <w:ins w:id="45" w:author="Nguyen Thinh" w:date="2023-11-24T11:24:00Z">
        <w:r>
          <w:t>Thay đổi thông tin cá nhân</w:t>
        </w:r>
      </w:ins>
    </w:p>
    <w:p w14:paraId="332DEB80" w14:textId="3B355640" w:rsidR="00E175C9" w:rsidRDefault="00E175C9" w:rsidP="00E175C9">
      <w:pPr>
        <w:pStyle w:val="ListParagraph"/>
        <w:numPr>
          <w:ilvl w:val="0"/>
          <w:numId w:val="8"/>
        </w:numPr>
        <w:rPr>
          <w:ins w:id="46" w:author="Nguyen Thinh" w:date="2023-11-24T11:24:00Z"/>
          <w:rFonts w:hint="eastAsia"/>
        </w:rPr>
      </w:pPr>
      <w:ins w:id="47" w:author="Nguyen Thinh" w:date="2023-11-24T11:24:00Z">
        <w:r>
          <w:t>Đánh giá sản phẩm</w:t>
        </w:r>
      </w:ins>
    </w:p>
    <w:p w14:paraId="3D060C2D" w14:textId="77777777" w:rsidR="007A32AE" w:rsidRDefault="00E175C9" w:rsidP="007A32AE">
      <w:pPr>
        <w:pStyle w:val="ListParagraph"/>
        <w:numPr>
          <w:ilvl w:val="0"/>
          <w:numId w:val="8"/>
        </w:numPr>
        <w:rPr>
          <w:ins w:id="48" w:author="Nguyen Thinh" w:date="2023-11-24T11:34:00Z"/>
          <w:rFonts w:hint="eastAsia"/>
        </w:rPr>
      </w:pPr>
      <w:ins w:id="49" w:author="Nguyen Thinh" w:date="2023-11-24T11:24:00Z">
        <w:r>
          <w:rPr>
            <w:rFonts w:hint="eastAsia"/>
          </w:rPr>
          <w:t>X</w:t>
        </w:r>
        <w:r>
          <w:t xml:space="preserve">em Đơn </w:t>
        </w:r>
      </w:ins>
      <w:ins w:id="50" w:author="Nguyen Thinh" w:date="2023-11-24T11:25:00Z">
        <w:r>
          <w:t>Hàng</w:t>
        </w:r>
      </w:ins>
    </w:p>
    <w:p w14:paraId="79F5C23A" w14:textId="046F4DBD" w:rsidR="00E175C9" w:rsidRDefault="00E175C9">
      <w:pPr>
        <w:pStyle w:val="ListParagraph"/>
        <w:numPr>
          <w:ilvl w:val="0"/>
          <w:numId w:val="8"/>
        </w:numPr>
        <w:rPr>
          <w:ins w:id="51" w:author="Nguyen Thinh" w:date="2023-11-24T11:25:00Z"/>
        </w:rPr>
        <w:pPrChange w:id="52" w:author="Nguyen Thinh" w:date="2023-11-24T11:34:00Z">
          <w:pPr>
            <w:pStyle w:val="Heading2"/>
            <w:numPr>
              <w:numId w:val="6"/>
            </w:numPr>
            <w:ind w:left="720" w:hanging="360"/>
          </w:pPr>
        </w:pPrChange>
      </w:pPr>
      <w:ins w:id="53" w:author="Nguyen Thinh" w:date="2023-11-24T11:25:00Z">
        <w:r>
          <w:t>Hạn chế</w:t>
        </w:r>
      </w:ins>
    </w:p>
    <w:p w14:paraId="14580AEE" w14:textId="25A514FA" w:rsidR="00E175C9" w:rsidRDefault="00E175C9" w:rsidP="00E175C9">
      <w:pPr>
        <w:rPr>
          <w:ins w:id="54" w:author="Nguyen Thinh" w:date="2023-11-24T11:27:00Z"/>
          <w:rFonts w:hint="eastAsia"/>
        </w:rPr>
      </w:pPr>
      <w:ins w:id="55" w:author="Nguyen Thinh" w:date="2023-11-24T11:25:00Z">
        <w:r>
          <w:t>Do thời gian đề tài tương</w:t>
        </w:r>
      </w:ins>
      <w:ins w:id="56" w:author="Nguyen Thinh" w:date="2023-11-24T11:26:00Z">
        <w:r>
          <w:t xml:space="preserve"> đối hạn chế, khả năng và kiến thức còn hạn chế</w:t>
        </w:r>
      </w:ins>
      <w:ins w:id="57" w:author="Nguyen Thinh" w:date="2023-11-24T11:27:00Z">
        <w:r>
          <w:t xml:space="preserve"> trong việc dùng Vue, nên không thể tránh được những thiếu sót và nhược điểm nhất định</w:t>
        </w:r>
      </w:ins>
    </w:p>
    <w:p w14:paraId="62FBFAB7" w14:textId="2BD31534" w:rsidR="00E175C9" w:rsidRDefault="00E175C9" w:rsidP="00E175C9">
      <w:pPr>
        <w:pStyle w:val="ListParagraph"/>
        <w:numPr>
          <w:ilvl w:val="0"/>
          <w:numId w:val="7"/>
        </w:numPr>
        <w:rPr>
          <w:ins w:id="58" w:author="Nguyen Thinh" w:date="2023-11-24T11:28:00Z"/>
          <w:rFonts w:hint="eastAsia"/>
        </w:rPr>
      </w:pPr>
      <w:ins w:id="59" w:author="Nguyen Thinh" w:date="2023-11-24T11:27:00Z">
        <w:r>
          <w:t>Giao diện</w:t>
        </w:r>
        <w:r w:rsidR="007A32AE">
          <w:t xml:space="preserve"> quản trị và khách hàng chưa hoàn </w:t>
        </w:r>
      </w:ins>
      <w:ins w:id="60" w:author="Nguyen Thinh" w:date="2023-11-24T11:28:00Z">
        <w:r w:rsidR="007A32AE">
          <w:t>thành</w:t>
        </w:r>
      </w:ins>
    </w:p>
    <w:p w14:paraId="6260ABEC" w14:textId="138CEC68" w:rsidR="00E175C9" w:rsidRDefault="007A32AE" w:rsidP="00E175C9">
      <w:pPr>
        <w:pStyle w:val="ListParagraph"/>
        <w:numPr>
          <w:ilvl w:val="0"/>
          <w:numId w:val="7"/>
        </w:numPr>
        <w:rPr>
          <w:ins w:id="61" w:author="Nguyen Thinh" w:date="2023-11-24T11:29:00Z"/>
          <w:rFonts w:hint="eastAsia"/>
        </w:rPr>
      </w:pPr>
      <w:ins w:id="62" w:author="Nguyen Thinh" w:date="2023-11-24T11:28:00Z">
        <w:r>
          <w:t>Chưa làm chức năng thanh toán qua tài khoản ngân hàng cho khách hàng</w:t>
        </w:r>
      </w:ins>
    </w:p>
    <w:p w14:paraId="2CD2F396" w14:textId="129680E8" w:rsidR="007A32AE" w:rsidRDefault="007A32AE" w:rsidP="007A32AE">
      <w:pPr>
        <w:pStyle w:val="Heading2"/>
        <w:numPr>
          <w:ilvl w:val="0"/>
          <w:numId w:val="6"/>
        </w:numPr>
        <w:rPr>
          <w:ins w:id="63" w:author="Nguyen Thinh" w:date="2023-11-24T11:29:00Z"/>
        </w:rPr>
      </w:pPr>
      <w:bookmarkStart w:id="64" w:name="_Toc151719178"/>
      <w:ins w:id="65" w:author="Nguyen Thinh" w:date="2023-11-24T11:29:00Z">
        <w:r>
          <w:t>Hướng phát triển</w:t>
        </w:r>
        <w:bookmarkEnd w:id="64"/>
      </w:ins>
    </w:p>
    <w:p w14:paraId="0B1EB3BB" w14:textId="4211CE3B" w:rsidR="007A32AE" w:rsidRDefault="007A32AE" w:rsidP="007A32AE">
      <w:pPr>
        <w:rPr>
          <w:ins w:id="66" w:author="Nguyen Thinh" w:date="2023-11-24T11:30:00Z"/>
          <w:rFonts w:hint="eastAsia"/>
        </w:rPr>
      </w:pPr>
      <w:ins w:id="67" w:author="Nguyen Thinh" w:date="2023-11-24T11:29:00Z">
        <w:r>
          <w:t>Để web</w:t>
        </w:r>
      </w:ins>
      <w:ins w:id="68" w:author="Nguyen Thinh" w:date="2023-11-24T11:30:00Z">
        <w:r>
          <w:t>site hoàn thiện hơn, hoạt động hiệu quả hơn, cần có sự kết hợp giữa giao diện chuyên nghiệp, gần gũi, dễ dàng sử dụng, các chức nâng cần được nghiên cứu và phát triển:</w:t>
        </w:r>
      </w:ins>
    </w:p>
    <w:p w14:paraId="2F6DD9E7" w14:textId="4CBE29C9" w:rsidR="007A32AE" w:rsidRDefault="007A32AE" w:rsidP="007A32AE">
      <w:pPr>
        <w:pStyle w:val="ListParagraph"/>
        <w:numPr>
          <w:ilvl w:val="0"/>
          <w:numId w:val="7"/>
        </w:numPr>
        <w:rPr>
          <w:ins w:id="69" w:author="Nguyen Thinh" w:date="2023-11-24T11:31:00Z"/>
          <w:rFonts w:hint="eastAsia"/>
        </w:rPr>
      </w:pPr>
      <w:ins w:id="70" w:author="Nguyen Thinh" w:date="2023-11-24T11:31:00Z">
        <w:r>
          <w:t>Tìm hiểu và phát triển các chức năng chưa làm được</w:t>
        </w:r>
      </w:ins>
    </w:p>
    <w:p w14:paraId="37DCB9B0" w14:textId="6C36A471" w:rsidR="007A32AE" w:rsidRDefault="007A32AE" w:rsidP="007A32AE">
      <w:pPr>
        <w:pStyle w:val="ListParagraph"/>
        <w:numPr>
          <w:ilvl w:val="0"/>
          <w:numId w:val="7"/>
        </w:numPr>
        <w:rPr>
          <w:ins w:id="71" w:author="Nguyen Thinh" w:date="2023-11-24T11:31:00Z"/>
          <w:rFonts w:hint="eastAsia"/>
        </w:rPr>
      </w:pPr>
      <w:ins w:id="72" w:author="Nguyen Thinh" w:date="2023-11-24T11:31:00Z">
        <w:r>
          <w:rPr>
            <w:rFonts w:hint="eastAsia"/>
          </w:rPr>
          <w:t>C</w:t>
        </w:r>
        <w:r>
          <w:t>hức năng chia sẻ sản phẩm</w:t>
        </w:r>
      </w:ins>
    </w:p>
    <w:p w14:paraId="5FE0F4C3" w14:textId="782A2614" w:rsidR="007A32AE" w:rsidRDefault="007A32AE" w:rsidP="007A32AE">
      <w:pPr>
        <w:pStyle w:val="ListParagraph"/>
        <w:numPr>
          <w:ilvl w:val="0"/>
          <w:numId w:val="7"/>
        </w:numPr>
        <w:rPr>
          <w:ins w:id="73" w:author="Nguyen Thinh" w:date="2023-11-24T11:32:00Z"/>
          <w:rFonts w:hint="eastAsia"/>
        </w:rPr>
      </w:pPr>
      <w:ins w:id="74" w:author="Nguyen Thinh" w:date="2023-11-24T11:31:00Z">
        <w:r>
          <w:t>Chức năng thanh toán bằng tài khoản ngân hàng</w:t>
        </w:r>
      </w:ins>
    </w:p>
    <w:p w14:paraId="5DE78CF1" w14:textId="23E762DA" w:rsidR="007A32AE" w:rsidRDefault="007A32AE" w:rsidP="007A32AE">
      <w:pPr>
        <w:pStyle w:val="Heading1"/>
        <w:numPr>
          <w:ilvl w:val="0"/>
          <w:numId w:val="0"/>
        </w:numPr>
        <w:rPr>
          <w:ins w:id="75" w:author="Nguyen Thinh" w:date="2023-11-24T11:33:00Z"/>
        </w:rPr>
      </w:pPr>
      <w:bookmarkStart w:id="76" w:name="_Toc151719179"/>
      <w:ins w:id="77" w:author="Nguyen Thinh" w:date="2023-11-24T11:32:00Z">
        <w:r>
          <w:lastRenderedPageBreak/>
          <w:t>TÀI LIỆU THAM KHẢO</w:t>
        </w:r>
      </w:ins>
      <w:bookmarkEnd w:id="76"/>
    </w:p>
    <w:p w14:paraId="3129F6AF" w14:textId="7EAD2989" w:rsidR="007A32AE" w:rsidRPr="007A32AE" w:rsidRDefault="007A32AE" w:rsidP="007A32AE">
      <w:pPr>
        <w:rPr>
          <w:rFonts w:hint="eastAsia"/>
        </w:rPr>
      </w:pPr>
      <w:ins w:id="78" w:author="Nguyen Thinh" w:date="2023-11-24T11:33:00Z">
        <w:r>
          <w:rPr>
            <w:rFonts w:hint="cs"/>
          </w:rPr>
          <w:t>Đ</w:t>
        </w:r>
        <w:r>
          <w:t xml:space="preserve">ường link github: </w:t>
        </w:r>
      </w:ins>
    </w:p>
    <w:p w14:paraId="4D11DDD0" w14:textId="0A88AE34" w:rsidR="002C1F7D" w:rsidRPr="002C1F7D" w:rsidRDefault="002C1F7D" w:rsidP="007A32AE">
      <w:pPr>
        <w:pStyle w:val="Heading1"/>
        <w:numPr>
          <w:ilvl w:val="0"/>
          <w:numId w:val="0"/>
        </w:numPr>
        <w:jc w:val="left"/>
      </w:pPr>
    </w:p>
    <w:sectPr w:rsidR="002C1F7D" w:rsidRPr="002C1F7D" w:rsidSect="00080493">
      <w:footerReference w:type="default" r:id="rId27"/>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Change w:id="81" w:author="Nguyen Thinh" w:date="2023-11-24T11:44:00Z">
        <w:sectPr w:rsidR="002C1F7D" w:rsidRPr="002C1F7D" w:rsidSect="00080493">
          <w:pgMar w:top="1440" w:right="1440" w:bottom="1440" w:left="144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67FCD" w14:textId="77777777" w:rsidR="00354105" w:rsidRDefault="00354105" w:rsidP="00080493">
      <w:pPr>
        <w:spacing w:line="240" w:lineRule="auto"/>
        <w:rPr>
          <w:rFonts w:hint="eastAsia"/>
        </w:rPr>
      </w:pPr>
      <w:r>
        <w:separator/>
      </w:r>
    </w:p>
  </w:endnote>
  <w:endnote w:type="continuationSeparator" w:id="0">
    <w:p w14:paraId="3F019600" w14:textId="77777777" w:rsidR="00354105" w:rsidRDefault="00354105" w:rsidP="00080493">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OpenSans">
    <w:altName w:val="Cambria"/>
    <w:panose1 w:val="00000000000000000000"/>
    <w:charset w:val="00"/>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7D8C" w14:textId="175DB6BB" w:rsidR="00080493" w:rsidRDefault="00080493">
    <w:pPr>
      <w:pStyle w:val="Footer"/>
      <w:tabs>
        <w:tab w:val="clear" w:pos="4680"/>
        <w:tab w:val="clear" w:pos="9360"/>
      </w:tabs>
      <w:jc w:val="center"/>
      <w:rPr>
        <w:ins w:id="79" w:author="Nguyen Thinh" w:date="2023-11-24T11:44:00Z"/>
        <w:caps/>
        <w:noProof/>
        <w:color w:val="4472C4" w:themeColor="accent1"/>
      </w:rPr>
    </w:pPr>
    <w:ins w:id="80" w:author="Nguyen Thinh" w:date="2023-11-24T11:44:00Z">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ins>
  </w:p>
  <w:p w14:paraId="3A8A1B57" w14:textId="77777777" w:rsidR="00080493" w:rsidRDefault="00080493">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51CDF" w14:textId="77777777" w:rsidR="00354105" w:rsidRDefault="00354105" w:rsidP="00080493">
      <w:pPr>
        <w:spacing w:line="240" w:lineRule="auto"/>
        <w:rPr>
          <w:rFonts w:hint="eastAsia"/>
        </w:rPr>
      </w:pPr>
      <w:r>
        <w:separator/>
      </w:r>
    </w:p>
  </w:footnote>
  <w:footnote w:type="continuationSeparator" w:id="0">
    <w:p w14:paraId="6699EB84" w14:textId="77777777" w:rsidR="00354105" w:rsidRDefault="00354105" w:rsidP="00080493">
      <w:pPr>
        <w:spacing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0DFF"/>
    <w:multiLevelType w:val="multilevel"/>
    <w:tmpl w:val="9668AE70"/>
    <w:lvl w:ilvl="0">
      <w:start w:val="1"/>
      <w:numFmt w:val="upperRoman"/>
      <w:lvlText w:val="Phần %1."/>
      <w:lvlJc w:val="left"/>
      <w:pPr>
        <w:ind w:left="720" w:hanging="360"/>
      </w:pPr>
      <w:rPr>
        <w:rFonts w:hint="default"/>
        <w:sz w:val="72"/>
        <w:szCs w:val="20"/>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bullet"/>
      <w:lvlText w:val="▪"/>
      <w:lvlJc w:val="left"/>
      <w:pPr>
        <w:ind w:left="2160" w:hanging="360"/>
      </w:pPr>
      <w:rPr>
        <w:rFonts w:ascii="Noto Sans Symbols" w:eastAsia="Noto Sans Symbols" w:hAnsi="Noto Sans Symbols" w:cs="Noto Sans Symbols" w:hint="default"/>
        <w:sz w:val="20"/>
        <w:szCs w:val="20"/>
      </w:rPr>
    </w:lvl>
    <w:lvl w:ilvl="3">
      <w:start w:val="1"/>
      <w:numFmt w:val="bullet"/>
      <w:lvlText w:val="▪"/>
      <w:lvlJc w:val="left"/>
      <w:pPr>
        <w:ind w:left="2880" w:hanging="360"/>
      </w:pPr>
      <w:rPr>
        <w:rFonts w:ascii="Noto Sans Symbols" w:eastAsia="Noto Sans Symbols" w:hAnsi="Noto Sans Symbols" w:cs="Noto Sans Symbols" w:hint="default"/>
        <w:sz w:val="20"/>
        <w:szCs w:val="20"/>
      </w:rPr>
    </w:lvl>
    <w:lvl w:ilvl="4">
      <w:start w:val="1"/>
      <w:numFmt w:val="bullet"/>
      <w:lvlText w:val="▪"/>
      <w:lvlJc w:val="left"/>
      <w:pPr>
        <w:ind w:left="3600" w:hanging="360"/>
      </w:pPr>
      <w:rPr>
        <w:rFonts w:ascii="Noto Sans Symbols" w:eastAsia="Noto Sans Symbols" w:hAnsi="Noto Sans Symbols" w:cs="Noto Sans Symbols" w:hint="default"/>
        <w:sz w:val="20"/>
        <w:szCs w:val="20"/>
      </w:rPr>
    </w:lvl>
    <w:lvl w:ilvl="5">
      <w:start w:val="1"/>
      <w:numFmt w:val="bullet"/>
      <w:lvlText w:val="▪"/>
      <w:lvlJc w:val="left"/>
      <w:pPr>
        <w:ind w:left="4320" w:hanging="360"/>
      </w:pPr>
      <w:rPr>
        <w:rFonts w:ascii="Noto Sans Symbols" w:eastAsia="Noto Sans Symbols" w:hAnsi="Noto Sans Symbols" w:cs="Noto Sans Symbols" w:hint="default"/>
        <w:sz w:val="20"/>
        <w:szCs w:val="20"/>
      </w:rPr>
    </w:lvl>
    <w:lvl w:ilvl="6">
      <w:start w:val="1"/>
      <w:numFmt w:val="bullet"/>
      <w:lvlText w:val="▪"/>
      <w:lvlJc w:val="left"/>
      <w:pPr>
        <w:ind w:left="5040" w:hanging="360"/>
      </w:pPr>
      <w:rPr>
        <w:rFonts w:ascii="Noto Sans Symbols" w:eastAsia="Noto Sans Symbols" w:hAnsi="Noto Sans Symbols" w:cs="Noto Sans Symbols" w:hint="default"/>
        <w:sz w:val="20"/>
        <w:szCs w:val="20"/>
      </w:rPr>
    </w:lvl>
    <w:lvl w:ilvl="7">
      <w:start w:val="1"/>
      <w:numFmt w:val="bullet"/>
      <w:lvlText w:val="▪"/>
      <w:lvlJc w:val="left"/>
      <w:pPr>
        <w:ind w:left="5760" w:hanging="360"/>
      </w:pPr>
      <w:rPr>
        <w:rFonts w:ascii="Noto Sans Symbols" w:eastAsia="Noto Sans Symbols" w:hAnsi="Noto Sans Symbols" w:cs="Noto Sans Symbols" w:hint="default"/>
        <w:sz w:val="20"/>
        <w:szCs w:val="20"/>
      </w:rPr>
    </w:lvl>
    <w:lvl w:ilvl="8">
      <w:start w:val="1"/>
      <w:numFmt w:val="bullet"/>
      <w:lvlText w:val="▪"/>
      <w:lvlJc w:val="left"/>
      <w:pPr>
        <w:ind w:left="6480" w:hanging="360"/>
      </w:pPr>
      <w:rPr>
        <w:rFonts w:ascii="Noto Sans Symbols" w:eastAsia="Noto Sans Symbols" w:hAnsi="Noto Sans Symbols" w:cs="Noto Sans Symbols" w:hint="default"/>
        <w:sz w:val="20"/>
        <w:szCs w:val="20"/>
      </w:rPr>
    </w:lvl>
  </w:abstractNum>
  <w:abstractNum w:abstractNumId="1" w15:restartNumberingAfterBreak="0">
    <w:nsid w:val="08710631"/>
    <w:multiLevelType w:val="multilevel"/>
    <w:tmpl w:val="836070AE"/>
    <w:lvl w:ilvl="0">
      <w:start w:val="1"/>
      <w:numFmt w:val="upperRoman"/>
      <w:pStyle w:val="Heading1"/>
      <w:suff w:val="space"/>
      <w:lvlText w:val="CHƯƠNG %1:"/>
      <w:lvlJc w:val="left"/>
      <w:pPr>
        <w:ind w:left="432" w:hanging="432"/>
      </w:pPr>
      <w:rPr>
        <w:rFonts w:hint="default"/>
      </w:rPr>
    </w:lvl>
    <w:lvl w:ilvl="1">
      <w:start w:val="1"/>
      <w:numFmt w:val="decimal"/>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40E726A"/>
    <w:multiLevelType w:val="hybridMultilevel"/>
    <w:tmpl w:val="EAD48A8C"/>
    <w:lvl w:ilvl="0" w:tplc="9B78C9B0">
      <w:start w:val="1"/>
      <w:numFmt w:val="bullet"/>
      <w:lvlText w:val="-"/>
      <w:lvlJc w:val="left"/>
      <w:pPr>
        <w:ind w:left="1080" w:hanging="360"/>
      </w:pPr>
      <w:rPr>
        <w:rFonts w:ascii="OpenSans" w:eastAsiaTheme="minorEastAsia" w:hAnsi="OpenSan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3B7442C"/>
    <w:multiLevelType w:val="multilevel"/>
    <w:tmpl w:val="08BED5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BFC132C"/>
    <w:multiLevelType w:val="hybridMultilevel"/>
    <w:tmpl w:val="99365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CF58EC"/>
    <w:multiLevelType w:val="hybridMultilevel"/>
    <w:tmpl w:val="D9A4ED4E"/>
    <w:lvl w:ilvl="0" w:tplc="1E8073DE">
      <w:numFmt w:val="bullet"/>
      <w:lvlText w:val="+"/>
      <w:lvlJc w:val="left"/>
      <w:pPr>
        <w:ind w:left="1800" w:hanging="360"/>
      </w:pPr>
      <w:rPr>
        <w:rFonts w:ascii="Cambria" w:eastAsiaTheme="minorHAnsi" w:hAnsi="Cambria" w:cstheme="minorBidi"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7E875192"/>
    <w:multiLevelType w:val="hybridMultilevel"/>
    <w:tmpl w:val="AD40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0799242">
    <w:abstractNumId w:val="0"/>
  </w:num>
  <w:num w:numId="2" w16cid:durableId="799691061">
    <w:abstractNumId w:val="3"/>
  </w:num>
  <w:num w:numId="3" w16cid:durableId="15721098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58894883">
    <w:abstractNumId w:val="1"/>
  </w:num>
  <w:num w:numId="5" w16cid:durableId="2094206659">
    <w:abstractNumId w:val="6"/>
  </w:num>
  <w:num w:numId="6" w16cid:durableId="1492677037">
    <w:abstractNumId w:val="4"/>
  </w:num>
  <w:num w:numId="7" w16cid:durableId="1809743652">
    <w:abstractNumId w:val="2"/>
  </w:num>
  <w:num w:numId="8" w16cid:durableId="794525083">
    <w:abstractNumId w:val="5"/>
  </w:num>
  <w:num w:numId="9" w16cid:durableId="12225170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Thinh">
    <w15:presenceInfo w15:providerId="Windows Live" w15:userId="1ffcb5d4035206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266"/>
    <w:rsid w:val="00080493"/>
    <w:rsid w:val="002C1F7D"/>
    <w:rsid w:val="00354105"/>
    <w:rsid w:val="003C4C01"/>
    <w:rsid w:val="004E100F"/>
    <w:rsid w:val="00553795"/>
    <w:rsid w:val="006F460A"/>
    <w:rsid w:val="007A32AE"/>
    <w:rsid w:val="00835777"/>
    <w:rsid w:val="00853943"/>
    <w:rsid w:val="008D183B"/>
    <w:rsid w:val="00AA1266"/>
    <w:rsid w:val="00AA5B0E"/>
    <w:rsid w:val="00AC1748"/>
    <w:rsid w:val="00BF41F7"/>
    <w:rsid w:val="00C3100B"/>
    <w:rsid w:val="00C745B4"/>
    <w:rsid w:val="00CA1AD9"/>
    <w:rsid w:val="00CE4CE1"/>
    <w:rsid w:val="00D84771"/>
    <w:rsid w:val="00E175C9"/>
    <w:rsid w:val="00F32B21"/>
    <w:rsid w:val="00F929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E2763"/>
  <w15:chartTrackingRefBased/>
  <w15:docId w15:val="{4AF48B91-D877-4524-812A-7BB62F22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Sans" w:eastAsiaTheme="minorEastAsia" w:hAnsi="OpenSans" w:cstheme="minorBidi"/>
        <w:kern w:val="2"/>
        <w:sz w:val="28"/>
        <w:szCs w:val="28"/>
        <w:lang w:val="en-US" w:eastAsia="ko-KR"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C01"/>
    <w:rPr>
      <w:sz w:val="26"/>
    </w:rPr>
  </w:style>
  <w:style w:type="paragraph" w:styleId="Heading1">
    <w:name w:val="heading 1"/>
    <w:basedOn w:val="Normal"/>
    <w:next w:val="Normal"/>
    <w:link w:val="Heading1Char"/>
    <w:uiPriority w:val="9"/>
    <w:qFormat/>
    <w:rsid w:val="003C4C01"/>
    <w:pPr>
      <w:keepNext/>
      <w:keepLines/>
      <w:pageBreakBefore/>
      <w:numPr>
        <w:numId w:val="4"/>
      </w:numPr>
      <w:spacing w:before="240"/>
      <w:jc w:val="center"/>
      <w:outlineLvl w:val="0"/>
    </w:pPr>
    <w:rPr>
      <w:rFonts w:ascii="Open Sans" w:eastAsiaTheme="majorEastAsia" w:hAnsi="Open Sans" w:cstheme="majorBidi"/>
      <w:b/>
      <w:color w:val="000000" w:themeColor="text1"/>
      <w:sz w:val="36"/>
      <w:szCs w:val="32"/>
    </w:rPr>
  </w:style>
  <w:style w:type="paragraph" w:styleId="Heading2">
    <w:name w:val="heading 2"/>
    <w:basedOn w:val="Normal"/>
    <w:next w:val="Normal"/>
    <w:link w:val="Heading2Char"/>
    <w:uiPriority w:val="9"/>
    <w:unhideWhenUsed/>
    <w:qFormat/>
    <w:rsid w:val="002C1F7D"/>
    <w:pPr>
      <w:keepNext/>
      <w:keepLines/>
      <w:spacing w:before="40"/>
      <w:outlineLvl w:val="1"/>
    </w:pPr>
    <w:rPr>
      <w:rFonts w:ascii="Open Sans" w:eastAsiaTheme="majorEastAsia" w:hAnsi="Open Sans" w:cstheme="majorBidi"/>
      <w:b/>
      <w:color w:val="000000" w:themeColor="text1"/>
      <w:sz w:val="28"/>
      <w:szCs w:val="26"/>
    </w:rPr>
  </w:style>
  <w:style w:type="paragraph" w:styleId="Heading3">
    <w:name w:val="heading 3"/>
    <w:basedOn w:val="Normal"/>
    <w:next w:val="Normal"/>
    <w:link w:val="Heading3Char"/>
    <w:uiPriority w:val="9"/>
    <w:unhideWhenUsed/>
    <w:qFormat/>
    <w:rsid w:val="00AA5B0E"/>
    <w:pPr>
      <w:keepNext/>
      <w:keepLines/>
      <w:numPr>
        <w:ilvl w:val="2"/>
        <w:numId w:val="4"/>
      </w:numPr>
      <w:spacing w:before="40"/>
      <w:outlineLvl w:val="2"/>
    </w:pPr>
    <w:rPr>
      <w:rFonts w:ascii="Open Sans" w:eastAsiaTheme="majorEastAsia" w:hAnsi="Open Sans" w:cstheme="majorBidi"/>
      <w:color w:val="000000" w:themeColor="text1"/>
      <w:sz w:val="28"/>
      <w:szCs w:val="24"/>
    </w:rPr>
  </w:style>
  <w:style w:type="paragraph" w:styleId="Heading4">
    <w:name w:val="heading 4"/>
    <w:basedOn w:val="Normal"/>
    <w:next w:val="Normal"/>
    <w:link w:val="Heading4Char"/>
    <w:uiPriority w:val="9"/>
    <w:semiHidden/>
    <w:unhideWhenUsed/>
    <w:qFormat/>
    <w:rsid w:val="004E100F"/>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E100F"/>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E100F"/>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E100F"/>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E100F"/>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100F"/>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C01"/>
    <w:rPr>
      <w:rFonts w:ascii="Open Sans" w:eastAsiaTheme="majorEastAsia" w:hAnsi="Open Sans" w:cstheme="majorBidi"/>
      <w:b/>
      <w:color w:val="000000" w:themeColor="text1"/>
      <w:sz w:val="36"/>
      <w:szCs w:val="32"/>
    </w:rPr>
  </w:style>
  <w:style w:type="paragraph" w:styleId="NormalWeb">
    <w:name w:val="Normal (Web)"/>
    <w:basedOn w:val="Normal"/>
    <w:uiPriority w:val="99"/>
    <w:semiHidden/>
    <w:unhideWhenUsed/>
    <w:rsid w:val="00D847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3C4C01"/>
    <w:rPr>
      <w:rFonts w:ascii="Open Sans" w:eastAsiaTheme="majorEastAsia" w:hAnsi="Open Sans" w:cstheme="majorBidi"/>
      <w:b/>
      <w:color w:val="000000" w:themeColor="text1"/>
      <w:szCs w:val="26"/>
    </w:rPr>
  </w:style>
  <w:style w:type="character" w:customStyle="1" w:styleId="Heading3Char">
    <w:name w:val="Heading 3 Char"/>
    <w:basedOn w:val="DefaultParagraphFont"/>
    <w:link w:val="Heading3"/>
    <w:uiPriority w:val="9"/>
    <w:rsid w:val="00AA5B0E"/>
    <w:rPr>
      <w:rFonts w:ascii="Open Sans" w:eastAsiaTheme="majorEastAsia" w:hAnsi="Open Sans" w:cstheme="majorBidi"/>
      <w:color w:val="000000" w:themeColor="text1"/>
      <w:szCs w:val="24"/>
    </w:rPr>
  </w:style>
  <w:style w:type="character" w:customStyle="1" w:styleId="Heading4Char">
    <w:name w:val="Heading 4 Char"/>
    <w:basedOn w:val="DefaultParagraphFont"/>
    <w:link w:val="Heading4"/>
    <w:uiPriority w:val="9"/>
    <w:semiHidden/>
    <w:rsid w:val="004E10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E10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E10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E10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E10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100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3C4C01"/>
    <w:rPr>
      <w:b/>
      <w:bCs/>
    </w:rPr>
  </w:style>
  <w:style w:type="table" w:styleId="TableGrid">
    <w:name w:val="Table Grid"/>
    <w:basedOn w:val="TableNormal"/>
    <w:uiPriority w:val="39"/>
    <w:rsid w:val="00AA5B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175C9"/>
    <w:pPr>
      <w:spacing w:line="240" w:lineRule="auto"/>
    </w:pPr>
    <w:rPr>
      <w:sz w:val="26"/>
    </w:rPr>
  </w:style>
  <w:style w:type="paragraph" w:styleId="ListParagraph">
    <w:name w:val="List Paragraph"/>
    <w:basedOn w:val="Normal"/>
    <w:uiPriority w:val="34"/>
    <w:qFormat/>
    <w:rsid w:val="00E175C9"/>
    <w:pPr>
      <w:ind w:left="720"/>
      <w:contextualSpacing/>
    </w:pPr>
  </w:style>
  <w:style w:type="paragraph" w:styleId="Header">
    <w:name w:val="header"/>
    <w:basedOn w:val="Normal"/>
    <w:link w:val="HeaderChar"/>
    <w:uiPriority w:val="99"/>
    <w:unhideWhenUsed/>
    <w:rsid w:val="00080493"/>
    <w:pPr>
      <w:tabs>
        <w:tab w:val="center" w:pos="4680"/>
        <w:tab w:val="right" w:pos="9360"/>
      </w:tabs>
      <w:spacing w:line="240" w:lineRule="auto"/>
    </w:pPr>
  </w:style>
  <w:style w:type="character" w:customStyle="1" w:styleId="HeaderChar">
    <w:name w:val="Header Char"/>
    <w:basedOn w:val="DefaultParagraphFont"/>
    <w:link w:val="Header"/>
    <w:uiPriority w:val="99"/>
    <w:rsid w:val="00080493"/>
    <w:rPr>
      <w:sz w:val="26"/>
    </w:rPr>
  </w:style>
  <w:style w:type="paragraph" w:styleId="Footer">
    <w:name w:val="footer"/>
    <w:basedOn w:val="Normal"/>
    <w:link w:val="FooterChar"/>
    <w:uiPriority w:val="99"/>
    <w:unhideWhenUsed/>
    <w:rsid w:val="00080493"/>
    <w:pPr>
      <w:tabs>
        <w:tab w:val="center" w:pos="4680"/>
        <w:tab w:val="right" w:pos="9360"/>
      </w:tabs>
      <w:spacing w:line="240" w:lineRule="auto"/>
    </w:pPr>
  </w:style>
  <w:style w:type="character" w:customStyle="1" w:styleId="FooterChar">
    <w:name w:val="Footer Char"/>
    <w:basedOn w:val="DefaultParagraphFont"/>
    <w:link w:val="Footer"/>
    <w:uiPriority w:val="99"/>
    <w:rsid w:val="00080493"/>
    <w:rPr>
      <w:sz w:val="26"/>
    </w:rPr>
  </w:style>
  <w:style w:type="paragraph" w:styleId="TOCHeading">
    <w:name w:val="TOC Heading"/>
    <w:basedOn w:val="Heading1"/>
    <w:next w:val="Normal"/>
    <w:uiPriority w:val="39"/>
    <w:unhideWhenUsed/>
    <w:qFormat/>
    <w:rsid w:val="00080493"/>
    <w:pPr>
      <w:pageBreakBefore w:val="0"/>
      <w:numPr>
        <w:numId w:val="0"/>
      </w:numPr>
      <w:jc w:val="left"/>
      <w:outlineLvl w:val="9"/>
    </w:pPr>
    <w:rPr>
      <w:rFonts w:asciiTheme="majorHAnsi" w:hAnsiTheme="majorHAnsi"/>
      <w:b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080493"/>
    <w:pPr>
      <w:tabs>
        <w:tab w:val="right" w:leader="dot" w:pos="9350"/>
      </w:tabs>
      <w:spacing w:after="100"/>
    </w:pPr>
  </w:style>
  <w:style w:type="paragraph" w:styleId="TOC2">
    <w:name w:val="toc 2"/>
    <w:basedOn w:val="Normal"/>
    <w:next w:val="Normal"/>
    <w:autoRedefine/>
    <w:uiPriority w:val="39"/>
    <w:unhideWhenUsed/>
    <w:rsid w:val="00080493"/>
    <w:pPr>
      <w:spacing w:after="100"/>
      <w:ind w:left="260"/>
    </w:pPr>
  </w:style>
  <w:style w:type="paragraph" w:styleId="TOC3">
    <w:name w:val="toc 3"/>
    <w:basedOn w:val="Normal"/>
    <w:next w:val="Normal"/>
    <w:autoRedefine/>
    <w:uiPriority w:val="39"/>
    <w:unhideWhenUsed/>
    <w:rsid w:val="00080493"/>
    <w:pPr>
      <w:spacing w:after="100"/>
      <w:ind w:left="520"/>
    </w:pPr>
  </w:style>
  <w:style w:type="character" w:styleId="Hyperlink">
    <w:name w:val="Hyperlink"/>
    <w:basedOn w:val="DefaultParagraphFont"/>
    <w:uiPriority w:val="99"/>
    <w:unhideWhenUsed/>
    <w:rsid w:val="00080493"/>
    <w:rPr>
      <w:color w:val="0563C1" w:themeColor="hyperlink"/>
      <w:u w:val="single"/>
    </w:rPr>
  </w:style>
  <w:style w:type="paragraph" w:styleId="Caption">
    <w:name w:val="caption"/>
    <w:basedOn w:val="Normal"/>
    <w:next w:val="Normal"/>
    <w:uiPriority w:val="35"/>
    <w:unhideWhenUsed/>
    <w:qFormat/>
    <w:rsid w:val="000804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80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746324">
      <w:bodyDiv w:val="1"/>
      <w:marLeft w:val="0"/>
      <w:marRight w:val="0"/>
      <w:marTop w:val="0"/>
      <w:marBottom w:val="0"/>
      <w:divBdr>
        <w:top w:val="none" w:sz="0" w:space="0" w:color="auto"/>
        <w:left w:val="none" w:sz="0" w:space="0" w:color="auto"/>
        <w:bottom w:val="none" w:sz="0" w:space="0" w:color="auto"/>
        <w:right w:val="none" w:sz="0" w:space="0" w:color="auto"/>
      </w:divBdr>
    </w:div>
    <w:div w:id="1810702607">
      <w:bodyDiv w:val="1"/>
      <w:marLeft w:val="0"/>
      <w:marRight w:val="0"/>
      <w:marTop w:val="0"/>
      <w:marBottom w:val="0"/>
      <w:divBdr>
        <w:top w:val="none" w:sz="0" w:space="0" w:color="auto"/>
        <w:left w:val="none" w:sz="0" w:space="0" w:color="auto"/>
        <w:bottom w:val="none" w:sz="0" w:space="0" w:color="auto"/>
        <w:right w:val="none" w:sz="0" w:space="0" w:color="auto"/>
      </w:divBdr>
      <w:divsChild>
        <w:div w:id="624776202">
          <w:blockQuote w:val="1"/>
          <w:marLeft w:val="720"/>
          <w:marRight w:val="720"/>
          <w:marTop w:val="100"/>
          <w:marBottom w:val="100"/>
          <w:divBdr>
            <w:top w:val="none" w:sz="0" w:space="0" w:color="auto"/>
            <w:left w:val="none" w:sz="0" w:space="0" w:color="auto"/>
            <w:bottom w:val="none" w:sz="0" w:space="0" w:color="auto"/>
            <w:right w:val="none" w:sz="0" w:space="0" w:color="auto"/>
          </w:divBdr>
        </w:div>
        <w:div w:id="764962294">
          <w:blockQuote w:val="1"/>
          <w:marLeft w:val="720"/>
          <w:marRight w:val="720"/>
          <w:marTop w:val="100"/>
          <w:marBottom w:val="100"/>
          <w:divBdr>
            <w:top w:val="none" w:sz="0" w:space="0" w:color="auto"/>
            <w:left w:val="none" w:sz="0" w:space="0" w:color="auto"/>
            <w:bottom w:val="none" w:sz="0" w:space="0" w:color="auto"/>
            <w:right w:val="none" w:sz="0" w:space="0" w:color="auto"/>
          </w:divBdr>
        </w:div>
        <w:div w:id="81907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ABFB0-92DD-47FC-9664-D5FD83054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19</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Thinh</dc:creator>
  <cp:keywords/>
  <dc:description/>
  <cp:lastModifiedBy>Nguyen Thinh</cp:lastModifiedBy>
  <cp:revision>4</cp:revision>
  <dcterms:created xsi:type="dcterms:W3CDTF">2023-11-24T01:35:00Z</dcterms:created>
  <dcterms:modified xsi:type="dcterms:W3CDTF">2023-11-24T04:52:00Z</dcterms:modified>
</cp:coreProperties>
</file>